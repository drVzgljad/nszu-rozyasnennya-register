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99">
      <w:pPr>
        <w:pStyle w:val="Heading1"/>
        <w:spacing w:after="0" w:before="240" w:line="240" w:lineRule="auto"/>
        <w:jc w:val="center"/>
        <w:rPr>
          <w:rFonts w:ascii="Times New Roman" w:cs="Times New Roman" w:eastAsia="Times New Roman" w:hAnsi="Times New Roman"/>
          <w:sz w:val="24"/>
          <w:szCs w:val="24"/>
          <w:highlight w:val="white"/>
        </w:rPr>
      </w:pPr>
      <w:bookmarkStart w:colFirst="0" w:colLast="0" w:name="_heading=h.35p1r9y7hubh" w:id="25"/>
      <w:bookmarkEnd w:id="25"/>
      <w:r w:rsidDel="00000000" w:rsidR="00000000" w:rsidRPr="00000000">
        <w:rPr>
          <w:rFonts w:ascii="Times New Roman" w:cs="Times New Roman" w:eastAsia="Times New Roman" w:hAnsi="Times New Roman"/>
          <w:sz w:val="24"/>
          <w:szCs w:val="24"/>
          <w:highlight w:val="white"/>
          <w:rtl w:val="0"/>
        </w:rPr>
        <w:t xml:space="preserve">12. ЕЗОФАГОГАСТРОДУОДЕНОСКОПІЯ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9A">
      <w:pPr>
        <w:keepLines w:val="1"/>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9B">
      <w:pPr>
        <w:keepLines w:val="1"/>
        <w:numPr>
          <w:ilvl w:val="0"/>
          <w:numId w:val="10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Консультація пацієнта/пацієнтки лікарем перед дослідженням з метою виявлення протипоказань або важливих аспектів для забезпечення проведення дослідження, а також аналіз проведених раніше досліджень (за наявності).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9C">
      <w:pPr>
        <w:keepLines w:val="1"/>
        <w:numPr>
          <w:ilvl w:val="0"/>
          <w:numId w:val="10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Консультація пацієнта/пацієнтки лікарем-анестезіологом перед проведенням анестезіологічного забезпечення з метою виявлення протипоказань або інших важливих аспектів щодо гарантування безпеки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9D">
      <w:pPr>
        <w:keepLines w:val="1"/>
        <w:numPr>
          <w:ilvl w:val="0"/>
          <w:numId w:val="10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Діагностична езофагогастродуоденоскопія для візуального огляду стравоходу, шлунка, зокрема, огляд шлунка в інверсії, та дванадцятипалої кишки без проведення ендоскопічних маніпуляцій.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9E">
      <w:pPr>
        <w:keepLines w:val="1"/>
        <w:numPr>
          <w:ilvl w:val="0"/>
          <w:numId w:val="10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Езофагогастродуоденоскопія для візуального огляду стравоходу, шлунка, зокрема, огляд шлунка в інверсії, та дванадцятипалої кишки з ендоскопічною маніпуляцією (зокрема взяттям матеріалу для гістологічного дослідження) та/або ендоскопічною операцією.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9F">
      <w:pPr>
        <w:keepLines w:val="1"/>
        <w:numPr>
          <w:ilvl w:val="0"/>
          <w:numId w:val="10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Виконання хромоендоскопії (з використанням розчинів метиленового синього, індигокарміну тощо) та/або віртуальної хромоендоскопії за допомогою відповідного ендоскопічного обладнання і спеціалізованого програмного забезпечення для діагностики поверхневих утворень і раннього раку верхніх відділів шлунково-кишкового тракту.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A0">
      <w:pPr>
        <w:keepLines w:val="1"/>
        <w:numPr>
          <w:ilvl w:val="0"/>
          <w:numId w:val="10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Виконання поліпозиційної біопсії для оцінки за системами «OLGA»/«OLGIM» (оперативні системи оцінки гастриту) (в антральному відділі по малій і великій кривизні, кут шлунка, у тілі шлунка по великій і малій кривизні) для діагностики передракових змін слизової оболонки шлунка, за наявності показань.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A1">
      <w:pPr>
        <w:keepLines w:val="1"/>
        <w:numPr>
          <w:ilvl w:val="0"/>
          <w:numId w:val="10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Вимірювання вистеленого циліндричним епітелієм стравоходу (CLE) згідно з Празькою класифікацією «C&amp;M».</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A2">
      <w:pPr>
        <w:keepLines w:val="1"/>
        <w:numPr>
          <w:ilvl w:val="0"/>
          <w:numId w:val="10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місцевої або загальної анестезії.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A3">
      <w:pPr>
        <w:keepLines w:val="1"/>
        <w:numPr>
          <w:ilvl w:val="0"/>
          <w:numId w:val="103"/>
        </w:numPr>
        <w:spacing w:after="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Забір біологічного матеріалу, видача направлення, зокрема електронного, та організація транспортування біологічного матеріалу, взятого під час проведення процедури, в лабораторію для проведення прижиттєвої патологоанатомічної діагностики.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A4">
      <w:pPr>
        <w:keepLines w:val="1"/>
        <w:numPr>
          <w:ilvl w:val="0"/>
          <w:numId w:val="10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Оформлення заключення та протоколу ендоскопічного втручання одразу після його проведення у повному обсязі з використанням стандартної термінології та класифікацій.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A5">
      <w:pPr>
        <w:keepLines w:val="1"/>
        <w:numPr>
          <w:ilvl w:val="0"/>
          <w:numId w:val="10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невідкладної медичної допомоги пацієнту/пацієнтці, а також виклик бригади екстреної (швидкої) медичної допомоги за потреби та надання невідкладної медичної допомоги до її прибуття.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A6">
      <w:pPr>
        <w:keepLines w:val="1"/>
        <w:numPr>
          <w:ilvl w:val="0"/>
          <w:numId w:val="10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пацієнта/пацієнтки для отримання спеціалізованої медичної допомоги, інших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A7">
      <w:pPr>
        <w:keepLines w:val="1"/>
        <w:numPr>
          <w:ilvl w:val="0"/>
          <w:numId w:val="10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Запис результатів обстеження (фото/відеофіксація) на цифровий носій пацієнта/пацієнтки (за бажанням).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A8">
      <w:pPr>
        <w:keepLines w:val="1"/>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ЕЗОФАГОГАСТРОДУОДЕНОСКОПІЯ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A9">
      <w:pPr>
        <w:keepLines w:val="1"/>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AA">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 </w:t>
      </w:r>
      <w:r w:rsidDel="00000000" w:rsidR="00000000" w:rsidRPr="00000000">
        <w:rPr>
          <w:rFonts w:ascii="Times New Roman" w:cs="Times New Roman" w:eastAsia="Times New Roman" w:hAnsi="Times New Roman"/>
          <w:sz w:val="24"/>
          <w:szCs w:val="24"/>
          <w:rtl w:val="0"/>
        </w:rPr>
        <w:t xml:space="preserve">амбулаторно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AB">
      <w:pPr>
        <w:keepLines w:val="1"/>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AC">
      <w:pPr>
        <w:keepLines w:val="1"/>
        <w:numPr>
          <w:ilvl w:val="0"/>
          <w:numId w:val="130"/>
        </w:numP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лікаря з надання ПМД, якого обрано за декларацією про вибір лікаря;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AD">
      <w:pPr>
        <w:keepLines w:val="1"/>
        <w:numPr>
          <w:ilvl w:val="0"/>
          <w:numId w:val="13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лікуючого лікаря-спеціаліста та вік пацієнта/пацієнтки – від 50 років.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AE">
      <w:pPr>
        <w:keepLines w:val="1"/>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AF">
      <w:pPr>
        <w:keepLines w:val="1"/>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highlight w:val="white"/>
          <w:rtl w:val="0"/>
        </w:rPr>
        <w:t xml:space="preserve">Забезпечення фотофіксації (щонайменше 8 знімків, що зберігаються в медичній документації) та/або повної відеофіксації всього дослідження зі зберіганням цифрових фото/відеоматеріалів протягом 2 років з фіксуванням головних орієнтирів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B0">
      <w:pPr>
        <w:keepLines w:val="1"/>
        <w:spacing w:after="0" w:line="240" w:lineRule="auto"/>
        <w:ind w:left="2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   </w:t>
        <w:tab/>
      </w:r>
      <w:r w:rsidDel="00000000" w:rsidR="00000000" w:rsidRPr="00000000">
        <w:rPr>
          <w:rFonts w:ascii="Times New Roman" w:cs="Times New Roman" w:eastAsia="Times New Roman" w:hAnsi="Times New Roman"/>
          <w:sz w:val="24"/>
          <w:szCs w:val="24"/>
          <w:highlight w:val="white"/>
          <w:rtl w:val="0"/>
        </w:rPr>
        <w:t xml:space="preserve">на рівні 20 см від різців для загальної візуалізації стравоходу;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B1">
      <w:pPr>
        <w:keepLines w:val="1"/>
        <w:spacing w:after="0" w:line="240" w:lineRule="auto"/>
        <w:ind w:left="2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b.   </w:t>
        <w:tab/>
      </w:r>
      <w:r w:rsidDel="00000000" w:rsidR="00000000" w:rsidRPr="00000000">
        <w:rPr>
          <w:rFonts w:ascii="Times New Roman" w:cs="Times New Roman" w:eastAsia="Times New Roman" w:hAnsi="Times New Roman"/>
          <w:sz w:val="24"/>
          <w:szCs w:val="24"/>
          <w:highlight w:val="white"/>
          <w:rtl w:val="0"/>
        </w:rPr>
        <w:t xml:space="preserve">на 2 см вище Z лінії;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B2">
      <w:pPr>
        <w:keepLines w:val="1"/>
        <w:spacing w:after="0" w:line="240" w:lineRule="auto"/>
        <w:ind w:left="2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   </w:t>
        <w:tab/>
      </w:r>
      <w:r w:rsidDel="00000000" w:rsidR="00000000" w:rsidRPr="00000000">
        <w:rPr>
          <w:rFonts w:ascii="Times New Roman" w:cs="Times New Roman" w:eastAsia="Times New Roman" w:hAnsi="Times New Roman"/>
          <w:sz w:val="24"/>
          <w:szCs w:val="24"/>
          <w:highlight w:val="white"/>
          <w:rtl w:val="0"/>
        </w:rPr>
        <w:t xml:space="preserve">кардія в інверсії;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B3">
      <w:pPr>
        <w:keepLines w:val="1"/>
        <w:spacing w:after="0" w:line="240" w:lineRule="auto"/>
        <w:ind w:left="2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d.   </w:t>
        <w:tab/>
      </w:r>
      <w:r w:rsidDel="00000000" w:rsidR="00000000" w:rsidRPr="00000000">
        <w:rPr>
          <w:rFonts w:ascii="Times New Roman" w:cs="Times New Roman" w:eastAsia="Times New Roman" w:hAnsi="Times New Roman"/>
          <w:sz w:val="24"/>
          <w:szCs w:val="24"/>
          <w:highlight w:val="white"/>
          <w:rtl w:val="0"/>
        </w:rPr>
        <w:t xml:space="preserve">верхня частина малої кривизни;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B4">
      <w:pPr>
        <w:keepLines w:val="1"/>
        <w:spacing w:after="0" w:line="240" w:lineRule="auto"/>
        <w:ind w:left="2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e.   </w:t>
        <w:tab/>
      </w:r>
      <w:r w:rsidDel="00000000" w:rsidR="00000000" w:rsidRPr="00000000">
        <w:rPr>
          <w:rFonts w:ascii="Times New Roman" w:cs="Times New Roman" w:eastAsia="Times New Roman" w:hAnsi="Times New Roman"/>
          <w:sz w:val="24"/>
          <w:szCs w:val="24"/>
          <w:highlight w:val="white"/>
          <w:rtl w:val="0"/>
        </w:rPr>
        <w:t xml:space="preserve">кут шлунку з невеликою інверсією;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B5">
      <w:pPr>
        <w:keepLines w:val="1"/>
        <w:spacing w:after="0" w:line="240" w:lineRule="auto"/>
        <w:ind w:left="2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f.     </w:t>
      </w:r>
      <w:r w:rsidDel="00000000" w:rsidR="00000000" w:rsidRPr="00000000">
        <w:rPr>
          <w:rFonts w:ascii="Times New Roman" w:cs="Times New Roman" w:eastAsia="Times New Roman" w:hAnsi="Times New Roman"/>
          <w:sz w:val="24"/>
          <w:szCs w:val="24"/>
          <w:highlight w:val="white"/>
          <w:rtl w:val="0"/>
        </w:rPr>
        <w:t xml:space="preserve">антрум;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B6">
      <w:pPr>
        <w:keepLines w:val="1"/>
        <w:spacing w:after="0" w:line="240" w:lineRule="auto"/>
        <w:ind w:left="2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g.   </w:t>
        <w:tab/>
      </w:r>
      <w:r w:rsidDel="00000000" w:rsidR="00000000" w:rsidRPr="00000000">
        <w:rPr>
          <w:rFonts w:ascii="Times New Roman" w:cs="Times New Roman" w:eastAsia="Times New Roman" w:hAnsi="Times New Roman"/>
          <w:sz w:val="24"/>
          <w:szCs w:val="24"/>
          <w:highlight w:val="white"/>
          <w:rtl w:val="0"/>
        </w:rPr>
        <w:t xml:space="preserve">цибулина дванадцятипалої кишки;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B7">
      <w:pPr>
        <w:keepLines w:val="1"/>
        <w:spacing w:after="0" w:line="240" w:lineRule="auto"/>
        <w:ind w:left="2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h.   </w:t>
        <w:tab/>
      </w:r>
      <w:r w:rsidDel="00000000" w:rsidR="00000000" w:rsidRPr="00000000">
        <w:rPr>
          <w:rFonts w:ascii="Times New Roman" w:cs="Times New Roman" w:eastAsia="Times New Roman" w:hAnsi="Times New Roman"/>
          <w:sz w:val="24"/>
          <w:szCs w:val="24"/>
          <w:highlight w:val="white"/>
          <w:rtl w:val="0"/>
        </w:rPr>
        <w:t xml:space="preserve">другої частини дванадцятипалої кишки (низхідний відділ);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B8">
      <w:pPr>
        <w:keepLines w:val="1"/>
        <w:spacing w:after="0" w:line="240" w:lineRule="auto"/>
        <w:ind w:left="2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sz w:val="24"/>
          <w:szCs w:val="24"/>
          <w:highlight w:val="white"/>
          <w:rtl w:val="0"/>
        </w:rPr>
        <w:t xml:space="preserve">локальних змін слизової оболонки та всіх утворень (поліпів, виразок, пухлин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B9">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прижиттєвої патологоанатомічної діагностики у закладі охорони здоров’я (ЗОЗ) або забезпечення транспортування біопсійного або іншого біологічного матеріалу (з дотриманням встановлених правил та норм для транспортування біологічного матеріалу) в лабораторію іншого ЗОЗ, який має у своєму складі патологоанатомічне відділення/лабораторію, або патологоанатомічне бюро/центр, для проведення патогістологічного/цитологічного дослідження на підставі договорів укладених між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BA">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Наявність кімнати/зони для спостереження за станом пацієнтів після ендоскопічного дослідження/втручання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BB">
      <w:pPr>
        <w:keepLines w:val="1"/>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sz w:val="24"/>
          <w:szCs w:val="24"/>
          <w:highlight w:val="white"/>
          <w:rtl w:val="0"/>
        </w:rPr>
        <w:t xml:space="preserve">Наявність окремого приміщення для проведення очищення, дезінфекції/стерилізації гнучких ендоскопів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BC">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Взаємодія з іншими надавачами медичних послуг для своєчасного та ефективного надання допомоги пацієнтам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BD">
      <w:pPr>
        <w:keepLines w:val="1"/>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sz w:val="24"/>
          <w:szCs w:val="24"/>
          <w:highlight w:val="white"/>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BE">
      <w:pPr>
        <w:keepLines w:val="1"/>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sz w:val="24"/>
          <w:szCs w:val="24"/>
          <w:highlight w:val="white"/>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BF">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C0">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Дотримання вимог законодавства у сфері протидії насильству, зокрема,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C1">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C2">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C3">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C4">
      <w:pPr>
        <w:keepLines w:val="1"/>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C5">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C6">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Лікар-ендоскопіст – щонайменше 1 особа, яка працює або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C7">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Сестра медична </w:t>
      </w:r>
      <w:sdt>
        <w:sdtPr>
          <w:id w:val="1398842802"/>
          <w:tag w:val="goog_rdk_221"/>
        </w:sdtPr>
        <w:sdtContent>
          <w:ins w:author="Julia" w:id="107" w:date="2026-05-18T11:33:18Z">
            <w:r w:rsidDel="00000000" w:rsidR="00000000" w:rsidRPr="00000000">
              <w:rPr>
                <w:rFonts w:ascii="Times New Roman" w:cs="Times New Roman" w:eastAsia="Times New Roman" w:hAnsi="Times New Roman"/>
                <w:sz w:val="24"/>
                <w:szCs w:val="24"/>
                <w:rtl w:val="0"/>
              </w:rPr>
              <w:t xml:space="preserve">/ </w:t>
            </w:r>
          </w:ins>
        </w:sdtContent>
      </w:sdt>
      <w:sdt>
        <w:sdtPr>
          <w:id w:val="-705329311"/>
          <w:tag w:val="goog_rdk_222"/>
        </w:sdtPr>
        <w:sdtContent>
          <w:del w:author="Julia" w:id="107" w:date="2026-05-18T11:33:18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419324154"/>
          <w:tag w:val="goog_rdk_223"/>
        </w:sdtPr>
        <w:sdtContent>
          <w:del w:author="Julia" w:id="108" w:date="2026-05-18T11:33:22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1 особа, яка працює або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C8">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C9">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Лікар-анестезіолог – щонайменше 1 особа, яка працює або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CA">
      <w:pPr>
        <w:keepLines w:val="1"/>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CB">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(кабінет)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CC">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або кисневий концентратор, що здатний підтримувати швидкість потоку кисню щонайменше 10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CD">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система ендоскопічної візуалізації з відеогастроскопом;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CE">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CF">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D0">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D1">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тонометр;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D2">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D3">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 ЗОЗ (за місцем розташування кабінету)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D4">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D5">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автоматичний дозатор лікувальних речовин;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D6">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система моніторингу фізіологічних показників одного пацієнта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D7">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D8">
      <w:pPr>
        <w:keepLines w:val="1"/>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D9">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Наявність ліцензії на провадження господарської діяльності з медичної практики за спеціальністю ендоскопія, анестезіологія.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DA">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EDB">
      <w:pPr>
        <w:keepLines w:val="1"/>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r w:rsidDel="00000000" w:rsidR="00000000" w:rsidRPr="00000000">
        <w:rPr>
          <w:rFonts w:ascii="Times New Roman" w:cs="Times New Roman" w:eastAsia="Times New Roman" w:hAnsi="Times New Roman"/>
          <w:sz w:val="24"/>
          <w:szCs w:val="24"/>
          <w:rtl w:val="0"/>
        </w:rPr>
        <w:t xml:space="preserve"> </w:t>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