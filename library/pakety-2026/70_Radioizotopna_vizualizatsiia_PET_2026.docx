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A">
      <w:pPr>
        <w:pStyle w:val="Heading1"/>
        <w:shd w:fill="ffffff" w:val="clear"/>
        <w:spacing w:after="0" w:before="240" w:line="276" w:lineRule="auto"/>
        <w:jc w:val="center"/>
        <w:rPr/>
      </w:pPr>
      <w:bookmarkStart w:colFirst="0" w:colLast="0" w:name="_heading=h.j678cjauttsm" w:id="73"/>
      <w:bookmarkEnd w:id="73"/>
      <w:r w:rsidDel="00000000" w:rsidR="00000000" w:rsidRPr="00000000">
        <w:rPr>
          <w:rFonts w:ascii="Times New Roman" w:cs="Times New Roman" w:eastAsia="Times New Roman" w:hAnsi="Times New Roman"/>
          <w:sz w:val="24"/>
          <w:szCs w:val="24"/>
          <w:highlight w:val="white"/>
          <w:rtl w:val="0"/>
        </w:rPr>
        <w:t xml:space="preserve">70.</w:t>
      </w:r>
      <w:r w:rsidDel="00000000" w:rsidR="00000000" w:rsidRPr="00000000">
        <w:rPr>
          <w:rFonts w:ascii="Times New Roman" w:cs="Times New Roman" w:eastAsia="Times New Roman" w:hAnsi="Times New Roman"/>
          <w:sz w:val="24"/>
          <w:szCs w:val="24"/>
          <w:highlight w:val="white"/>
          <w:rtl w:val="0"/>
        </w:rPr>
        <w:t xml:space="preserve">Проведення досліджень з радіоізотопної медичної візуалізації та діагностики (позитронно-емісійної комп’ютерної томографії)</w:t>
      </w:r>
      <w:r w:rsidDel="00000000" w:rsidR="00000000" w:rsidRPr="00000000">
        <w:rPr>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B">
      <w:pPr>
        <w:keepLines w:val="1"/>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C">
      <w:pPr>
        <w:keepLines w:val="1"/>
        <w:numPr>
          <w:ilvl w:val="0"/>
          <w:numId w:val="56"/>
        </w:numPr>
        <w:shd w:fill="ffffff" w:val="clea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Огляд, консультування пацієнта/пацієнтки лікарем-спеціалістом перед проведенням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D">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Огляд, консультація пацієнта/пацієнтки лікарем-анестезіологом перед проведенням анестезіологічного забезпечення з метою виявлення протипоказань або інших важливих аспектів щодо гарантування безпеки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E">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та оцінка попередніх діагностичних обстежень.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F">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рівня глюкози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0">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досліджень з радіоізотопної медичної візуалізації та діагностики (позитронно-емісійної комп’ютерної томографії).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1">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для проведення радіоізотопної медичної візуалізації та діагностики (позитронно-емісійної комп’ютерної томографії), зокрема радіофармацевтичним препаратом 18F-Фтордезоксиглюкоза.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2">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медичними виробами та витратними матеріалами для проведення радіоізотопної медичної візуалізації та діагностики (позитронно-емісійної  комп’ютерної томографії).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3">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Анестезіологічне забезпечення під час проведення дослідження пацієнту/пацієнтці (за потребою).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4">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та опис результатів досліджень та, за необхідності, надання рекомендацій щодо наступного дослідження та методів уточнення виявлених змін.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5">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результатів обстеження пацієнту/пацієнтці на цифровому носії.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6">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7">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пацієнта/пацієнтки для отримання спеціалізованої медичної допомоги, інших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8">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для надання невідкладної допомоги,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9">
      <w:pPr>
        <w:keepLines w:val="1"/>
        <w:numPr>
          <w:ilvl w:val="0"/>
          <w:numId w:val="56"/>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допомоги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A">
      <w:pPr>
        <w:keepLines w:val="1"/>
        <w:shd w:fill="ffffff" w:val="clea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Проведення досліджень з радіоізотопної медичної візуалізації та діагностики (позитронно-емісійної комп’ютерної томографії)</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B">
      <w:pPr>
        <w:keepLines w:val="1"/>
        <w:shd w:fill="ffffff" w:val="clea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C">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амбулаторно.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D">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E">
      <w:pPr>
        <w:keepLines w:val="1"/>
        <w:numPr>
          <w:ilvl w:val="0"/>
          <w:numId w:val="257"/>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лікуючим лікарем-спеціалістом пацієнта із встановленим діагнозом: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2F">
      <w:pPr>
        <w:keepLines w:val="1"/>
        <w:shd w:fill="ffffff" w:val="clear"/>
        <w:spacing w:after="0" w:line="276" w:lineRule="auto"/>
        <w:ind w:left="1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C81 Хвороба Ходжкiна;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0">
      <w:pPr>
        <w:keepLines w:val="1"/>
        <w:shd w:fill="ffffff" w:val="clear"/>
        <w:spacing w:after="0" w:line="276" w:lineRule="auto"/>
        <w:ind w:left="1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C82 Фолiкулярна (нодулярна) неходжкінська лімфома;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1">
      <w:pPr>
        <w:keepLines w:val="1"/>
        <w:shd w:fill="ffffff" w:val="clear"/>
        <w:spacing w:after="0" w:line="276" w:lineRule="auto"/>
        <w:ind w:left="1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C83 Дифузна неходжкінська лімфома;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2">
      <w:pPr>
        <w:keepLines w:val="1"/>
        <w:shd w:fill="ffffff" w:val="clear"/>
        <w:spacing w:after="0" w:line="276" w:lineRule="auto"/>
        <w:ind w:left="1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C84 Лімфома зі зрілих Т/NK-клітин;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3">
      <w:pPr>
        <w:keepLines w:val="1"/>
        <w:shd w:fill="ffffff" w:val="clear"/>
        <w:spacing w:after="0" w:line="276" w:lineRule="auto"/>
        <w:ind w:left="1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C85 Інші та неуточнені типи неходжкінської лімфоми;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4">
      <w:pPr>
        <w:keepLines w:val="1"/>
        <w:shd w:fill="ffffff" w:val="clear"/>
        <w:spacing w:after="0" w:line="276" w:lineRule="auto"/>
        <w:ind w:left="16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С47 Злоякісне новоутворення периферичних нервів та вегетативної нервової системи.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5">
      <w:pPr>
        <w:keepLines w:val="1"/>
        <w:shd w:fill="ffffff" w:val="clear"/>
        <w:spacing w:after="240" w:line="276"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6">
      <w:pPr>
        <w:keepLines w:val="1"/>
        <w:shd w:fill="ffffff" w:val="clear"/>
        <w:spacing w:after="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7">
      <w:pPr>
        <w:keepLines w:val="1"/>
        <w:numPr>
          <w:ilvl w:val="0"/>
          <w:numId w:val="28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Наявність обладнаного приміщення для проведення </w:t>
      </w:r>
      <w:r w:rsidDel="00000000" w:rsidR="00000000" w:rsidRPr="00000000">
        <w:rPr>
          <w:rFonts w:ascii="Times New Roman" w:cs="Times New Roman" w:eastAsia="Times New Roman" w:hAnsi="Times New Roman"/>
          <w:sz w:val="24"/>
          <w:szCs w:val="24"/>
          <w:rtl w:val="0"/>
        </w:rPr>
        <w:t xml:space="preserve">радіоізотопної медичної візуалізації та діагностики (позитронно-емісійної комп’ютерної томографії).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8">
      <w:pPr>
        <w:keepLines w:val="1"/>
        <w:numPr>
          <w:ilvl w:val="0"/>
          <w:numId w:val="28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огляду пацієнта/пацієнтки лікарем-спеціалістом перед проведенням дослідження позитронно-емісійної комп’ютерної томографії.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9">
      <w:pPr>
        <w:keepLines w:val="1"/>
        <w:numPr>
          <w:ilvl w:val="0"/>
          <w:numId w:val="28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визначення рівня глюкози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A">
      <w:pPr>
        <w:keepLines w:val="1"/>
        <w:numPr>
          <w:ilvl w:val="0"/>
          <w:numId w:val="28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досліджень з радіоізотопної медичної візуалізації та діагностики (позитронно-емісійної комп’ютерної томографії) при неходжкінських лімфомах та лімфомі Ходжкіна, для діагностики стадії захворювання та/або виявлення екстранодальних уражень та/або для моніторингу та оцінки відповіді на терапію та/або для виявлення залишкового процесу або рецидиву після проведеної терапі.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B">
      <w:pPr>
        <w:keepLines w:val="1"/>
        <w:numPr>
          <w:ilvl w:val="0"/>
          <w:numId w:val="28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радіофармацевтичного препарату 18F-Фтордезоксиглюкози за рахунок ліцензованого власного виробництва або за договором на його постачання для проведення позитронно-емісійної комп’ютерної томографії.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C">
      <w:pPr>
        <w:keepLines w:val="1"/>
        <w:numPr>
          <w:ilvl w:val="0"/>
          <w:numId w:val="28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Забезпечення надання невідкладної медичної допомоги пацієнтам, а також виклик бригади екстреної (швидкої) медичної допомоги за потреби та надання невідкладної медичної допомоги до її прибуття.</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D">
      <w:pPr>
        <w:keepLines w:val="1"/>
        <w:numPr>
          <w:ilvl w:val="0"/>
          <w:numId w:val="287"/>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для своєчасного та ефективного надання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E">
      <w:pPr>
        <w:keepLines w:val="1"/>
        <w:numPr>
          <w:ilvl w:val="0"/>
          <w:numId w:val="287"/>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для надання невідкладної допомоги,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3F">
      <w:pPr>
        <w:keepLines w:val="1"/>
        <w:numPr>
          <w:ilvl w:val="0"/>
          <w:numId w:val="28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пацієнтів зі встановленим діагнозом необхідними рентгеноконтрасними лікарськими засобами для проведення комп’ютерної томографії або магнітно-резонансної томографії.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0">
      <w:pPr>
        <w:keepLines w:val="1"/>
        <w:numPr>
          <w:ilvl w:val="0"/>
          <w:numId w:val="28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пацієнтів зі встановленим діагнозом медичними виробами та витратними матеріалами відповідно до галузевих стандартів у сфері охорони здоров’я та медико-технологічних документів для проведення радіоізотопної медичної візуалізації та діагностики (позитронно-емісійної комп’ютерної томографії).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1">
      <w:pPr>
        <w:keepLines w:val="1"/>
        <w:numPr>
          <w:ilvl w:val="0"/>
          <w:numId w:val="28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2">
      <w:pPr>
        <w:keepLines w:val="1"/>
        <w:numPr>
          <w:ilvl w:val="0"/>
          <w:numId w:val="28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 / реагування на випадок виявлення особливо небезпечних інфекційних хвороб.</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3">
      <w:pPr>
        <w:keepLines w:val="1"/>
        <w:numPr>
          <w:ilvl w:val="0"/>
          <w:numId w:val="28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протоколу утилізації та знищення залишків лікарських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4">
      <w:pPr>
        <w:keepLines w:val="1"/>
        <w:numPr>
          <w:ilvl w:val="0"/>
          <w:numId w:val="28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5">
      <w:pPr>
        <w:keepLines w:val="1"/>
        <w:numPr>
          <w:ilvl w:val="0"/>
          <w:numId w:val="28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вимог законодавства у сфері ядерної медицини: Норм радіаційної безпеки України (НРБУ-97), Основних санітарних правил забезпечення радіаційної безпеки України (ОСПУ-2005), СНіП, СанПіН, стандартів ІSО щодо чистих приміщень, GMР та ін для ЗОЗ, що провадять та/або використовують у своїй роботі пристрої випромінювання радіонуклідні (ПВРн).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6">
      <w:pPr>
        <w:keepLines w:val="1"/>
        <w:numPr>
          <w:ilvl w:val="0"/>
          <w:numId w:val="28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вимог законодавства у сфері протидії насильству, в тому числі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7">
      <w:pPr>
        <w:keepLines w:val="1"/>
        <w:numPr>
          <w:ilvl w:val="0"/>
          <w:numId w:val="28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8">
      <w:pPr>
        <w:keepLines w:val="1"/>
        <w:numPr>
          <w:ilvl w:val="0"/>
          <w:numId w:val="289"/>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Забезпечення дотримання принципів безбар’єрності та інклюзії при наданні медичної допомоги відповідно до нормативно-правових актів.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9">
      <w:pPr>
        <w:keepLines w:val="1"/>
        <w:shd w:fill="ffffff" w:val="clear"/>
        <w:spacing w:after="0" w:line="276"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A">
      <w:pPr>
        <w:keepLines w:val="1"/>
        <w:shd w:fill="ffffff" w:val="clear"/>
        <w:spacing w:after="240" w:line="276" w:lineRule="auto"/>
        <w:ind w:left="4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B">
      <w:pPr>
        <w:keepLines w:val="1"/>
        <w:numPr>
          <w:ilvl w:val="0"/>
          <w:numId w:val="313"/>
        </w:numPr>
        <w:shd w:fill="ffffff" w:val="clear"/>
        <w:spacing w:after="48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місцем надання медичних послуг, відповідно до напряму надання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C">
      <w:pPr>
        <w:keepLines w:val="1"/>
        <w:numPr>
          <w:ilvl w:val="0"/>
          <w:numId w:val="11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Лікар-рентгенолог - щонайменше 1 особа, яка працює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D">
      <w:pPr>
        <w:keepLines w:val="1"/>
        <w:numPr>
          <w:ilvl w:val="0"/>
          <w:numId w:val="11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Лікар з ядерної медицини – щонайменше 1 особа, яка працює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E">
      <w:pPr>
        <w:keepLines w:val="1"/>
        <w:numPr>
          <w:ilvl w:val="0"/>
          <w:numId w:val="118"/>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Сестра медична</w:t>
      </w:r>
      <w:sdt>
        <w:sdtPr>
          <w:id w:val="209322667"/>
          <w:tag w:val="goog_rdk_375"/>
        </w:sdtPr>
        <w:sdtContent>
          <w:ins w:author="Julia" w:id="191" w:date="2026-05-18T14:56:22Z">
            <w:r w:rsidDel="00000000" w:rsidR="00000000" w:rsidRPr="00000000">
              <w:rPr>
                <w:rFonts w:ascii="Times New Roman" w:cs="Times New Roman" w:eastAsia="Times New Roman" w:hAnsi="Times New Roman"/>
                <w:sz w:val="24"/>
                <w:szCs w:val="24"/>
                <w:rtl w:val="0"/>
              </w:rPr>
              <w:t xml:space="preserve">/</w:t>
            </w:r>
          </w:ins>
        </w:sdtContent>
      </w:sdt>
      <w:sdt>
        <w:sdtPr>
          <w:id w:val="-742134315"/>
          <w:tag w:val="goog_rdk_376"/>
        </w:sdtPr>
        <w:sdtContent>
          <w:del w:author="Julia" w:id="191" w:date="2026-05-18T14:56:22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843175460"/>
          <w:tag w:val="goog_rdk_377"/>
        </w:sdtPr>
        <w:sdtContent>
          <w:del w:author="Julia" w:id="192" w:date="2026-05-18T14:56:2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 особа, яка працює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4F">
      <w:pPr>
        <w:keepLines w:val="1"/>
        <w:numPr>
          <w:ilvl w:val="0"/>
          <w:numId w:val="118"/>
        </w:numPr>
        <w:shd w:fill="ffffff" w:val="clear"/>
        <w:spacing w:after="48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Рентгенолаборант – щонайменше 2 особи, які працюють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0">
      <w:pPr>
        <w:keepLines w:val="1"/>
        <w:shd w:fill="ffffff" w:val="clear"/>
        <w:spacing w:after="240" w:before="240" w:line="276" w:lineRule="auto"/>
        <w:ind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1">
      <w:pPr>
        <w:keepLines w:val="1"/>
        <w:numPr>
          <w:ilvl w:val="0"/>
          <w:numId w:val="54"/>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Лікар-анестезіолог та/або лікар-анестезіолог дитячий – щонайменше 1 особа, яка працює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2">
      <w:pPr>
        <w:keepLines w:val="1"/>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3">
      <w:pPr>
        <w:keepLines w:val="1"/>
        <w:numPr>
          <w:ilvl w:val="0"/>
          <w:numId w:val="268"/>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4">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5">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6">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7">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комбінований сканер для ПЕТ-КТ або ПЕТ-МРТ;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8">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аварійний набір для ліквідації розливів радіоактивних речовин;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9">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автоматичний інжектор для введення контрастних препаратів– щонайменше 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A">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пульсоксиметр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B">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мішок ручної вентиляції легенів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C">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глюкометр з тест-смужками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D">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термометр безконтактний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E">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5F">
      <w:pPr>
        <w:keepLines w:val="1"/>
        <w:numPr>
          <w:ilvl w:val="0"/>
          <w:numId w:val="19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60">
      <w:pPr>
        <w:keepLines w:val="1"/>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61">
      <w:pPr>
        <w:keepLines w:val="1"/>
        <w:numPr>
          <w:ilvl w:val="0"/>
          <w:numId w:val="6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62">
      <w:pPr>
        <w:keepLines w:val="1"/>
        <w:numPr>
          <w:ilvl w:val="0"/>
          <w:numId w:val="6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63">
      <w:pPr>
        <w:keepLines w:val="1"/>
        <w:numPr>
          <w:ilvl w:val="0"/>
          <w:numId w:val="6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64">
      <w:pPr>
        <w:keepLines w:val="1"/>
        <w:numPr>
          <w:ilvl w:val="0"/>
          <w:numId w:val="69"/>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65">
      <w:pPr>
        <w:keepLines w:val="1"/>
        <w:shd w:fill="ffffff" w:val="clear"/>
        <w:spacing w:after="0" w:line="27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66">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Інші вимоги: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67">
      <w:pPr>
        <w:keepLines w:val="1"/>
        <w:numPr>
          <w:ilvl w:val="0"/>
          <w:numId w:val="5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зокрема у частині кадрових вимог за спеціальностями радіологія, радіонуклідна діагностика, рентгенологія, анестезіологія та/або дитяча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68">
      <w:pPr>
        <w:keepLines w:val="1"/>
        <w:numPr>
          <w:ilvl w:val="0"/>
          <w:numId w:val="5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69">
      <w:pPr>
        <w:keepLines w:val="1"/>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770"/>
        <w:tblGridChange w:id="0">
          <w:tblGrid>
            <w:gridCol w:w="1110"/>
            <w:gridCol w:w="777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6A">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6B">
            <w:pPr>
              <w:keepLines w:val="1"/>
              <w:shd w:fill="ffffff" w:val="clea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236C">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61620-00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6D">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ПЕТ-дослідження з 18F-Фтордезоксиглюкозою (ФДГ) усього тіла на початковій стадії вперше діагностованої або раніше нелікованої лімфоми Ходжкіна або неходжкінської лімфоми</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bottom"/>
          </w:tcPr>
          <w:p w:rsidR="00000000" w:rsidDel="00000000" w:rsidP="00000000" w:rsidRDefault="00000000" w:rsidRPr="00000000" w14:paraId="0000236E">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61622-00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6F">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ПЕТ-дослідження усього тіла з 18F-Фтордезоксиглюкозою (ФДГ) для оцінки відповіді на терапію препаратами першої лінії під час курсу лікування або упродовж трьох місяців після його завершення при хворобі Ходжкiна або неходжкінських лімфомах</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70">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61628-00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71">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ПЕТ-дослідження усього тіла з 18F-Фтордезоксиглюкозою (ФДГ) для підтвердження рецидиву хвороби Ходжкіна або неходжкінських лімфом</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72">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61632-00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73">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ПЕТ-дослідження усього тіла з 18F-Фтордезоксиглюкозою (ФДГ) для оцінки відповіді на хіміотерапію препаратами другої лінії, та для обговорення подальшої трансплантації гемопоетичних стовбурових клітин при хворобі Ходжкiна або неходжкінських лімфомах</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74">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61538-00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75">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ПЕТ дослідження головного мозку з 18F-Фтордезоксиглюкозою (ФДГ) для оцінки підозрюваної залишкової злоякісної пухлини головного мозку або її рецидиву за результатами анатомічного зображення, після остаточного визначення лікування (або під час поточної хіміотерапії) у пацієнтів, які вважаються придатними для подальшої активної терапії</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76">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61604-00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2377">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ПЕТ-дослідження усього тіла з 18F-Фтордезоксиглюкозою (ФДГ)  для оцінки стану пацієнта з підозрою на залишковий рак голови та шиї після остаточного визначення лікування у пацієнтів, які вважаються придатними для подальшої активної терапії</w:t>
            </w:r>
          </w:p>
        </w:tc>
      </w:tr>
    </w:tbl>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78">
      <w:pPr>
        <w:keepLines w:val="1"/>
        <w:shd w:fill="ffffff" w:val="clea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79">
      <w:pPr>
        <w:keepLines w:val="1"/>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7A">
      <w:pPr>
        <w:keepLines w:val="1"/>
        <w:spacing w:after="0" w:line="240" w:lineRule="auto"/>
        <w:rPr>
          <w:rFonts w:ascii="Times New Roman" w:cs="Times New Roman" w:eastAsia="Times New Roman" w:hAnsi="Times New Roman"/>
          <w:b w:val="1"/>
          <w:bCs w:val="1"/>
          <w:color w:val="0070c0"/>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