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8">
      <w:pPr>
        <w:pStyle w:val="Heading1"/>
        <w:shd w:fill="ffffff" w:val="clear"/>
        <w:spacing w:after="0" w:before="360" w:line="276" w:lineRule="auto"/>
        <w:jc w:val="center"/>
        <w:rPr>
          <w:rFonts w:ascii="Times New Roman" w:cs="Times New Roman" w:eastAsia="Times New Roman" w:hAnsi="Times New Roman"/>
          <w:sz w:val="24"/>
          <w:szCs w:val="24"/>
        </w:rPr>
      </w:pPr>
      <w:bookmarkStart w:colFirst="0" w:colLast="0" w:name="_heading=h.l84wb2ierhu4" w:id="45"/>
      <w:bookmarkEnd w:id="45"/>
      <w:r w:rsidDel="00000000" w:rsidR="00000000" w:rsidRPr="00000000">
        <w:rPr>
          <w:rFonts w:ascii="Times New Roman" w:cs="Times New Roman" w:eastAsia="Times New Roman" w:hAnsi="Times New Roman"/>
          <w:sz w:val="24"/>
          <w:szCs w:val="24"/>
          <w:rtl w:val="0"/>
        </w:rPr>
        <w:t xml:space="preserve">38. ЛІКУВАННЯ ТА СУПРОВІД ПАЦІЄНТІВ З ГЕМАТОЛОГІЧНИМИ ТА ОНКОГЕМАТОЛОГІЧНИМИ ЗАХВОРЮВАННЯМИ В СТАЦІОНАРНИХ ТА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9">
      <w:pPr>
        <w:shd w:fill="ffffff" w:val="clear"/>
        <w:spacing w:after="0" w:before="240" w:line="276"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Обсяг медичних послуг, який надавач зобов’язується надавати за договором відповідно до медичних потреб пацієнта/пацієнтки (специфікація)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A">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tab/>
        <w:t xml:space="preserve">Діагностика та встановлення онкогематологічного/гематологічного захворювання (визначеного у підставах надання послуг) у пацієнта/пацієнтки.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B">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w:t>
        <w:tab/>
        <w:t xml:space="preserve">Проведення лабораторних досліджень пацієнту/пацієнтці з метою встановлення онкогематологічного/гематологічного захворювання або з підтвердженим онкогематологічним/гематологічним захворюванням,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C">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розгорнутий клінічний аналіз крові, цитоморфологічне дослідження клітин крові, диференційований підрахунок лейкоцитів (лейкоцитарна формула), підрахунок кількості ретикулоцитів (у цілодобовому режимі);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D">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визначення групи крові і резус-фактора (в цілодобовому режимі);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E">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біохімічний аналіз крові (загальний білок, С-реактивний білок (CРБ), кількісне визначення), альфа-амілаза, аспартатамінотрансфераза (АсАТ), аланінамінотрансфераза (АлАТ), гамма-глутамілтранспептидаза (ГГТП), лактатдегідрогеназа (ЛДГ), лужна фосфатаза (ЛФ), білірубін і його фракції (загальний, прямий, непрямий), креатинін, сечовина, сечова кислота, електроліти (хлор, калій, натрій, кальцій, фосфор) (в цілодобовому режимі);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8F">
      <w:pPr>
        <w:shd w:fill="ffffff" w:val="clear"/>
        <w:spacing w:after="0" w:line="276" w:lineRule="auto"/>
        <w:ind w:left="42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біохімічний аналіз крові (феритин, прокальцитонін, альбумін, рівень сироваткового заліза, β2-мікроглобулін; трансферин, залізо-зв’язуюча здатність сироватки, фолієва кислота, вітамін В12)</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0">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коагуляційний гемостаз (фібриноген, тромбіновий час, активований частковий (парціальний) тромбопластиновий час (АЧТЧ або АПТЧ), міжнародне нормалізоване відношення (МНВ), D-димер (у цілодобовому режимі);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1">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  глюкоза в цільній крові або сироватці крові (в цілодобовому режимі);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2">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  визначення білкових фракцій методом електрофорезу (кількість М-протеїну) та імунофіксації білків сироватки крові та сечі  (виявлення важких ланцюгів імуноглобуліну IgG, IgA, IgM, IgD, IgE,  легких вільних ланцюгів каппа та лямбда) в ЗОЗ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3">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  визначення рівня та типу нормальних імуноглобулінів IgG, IgA, IgM в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4">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  цитоморфологічне дослідження спинномозкової рідини з використанням методу рідинної цитології, біохімічне дослідження спинномозкової рідини;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5">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  загальний аналіз сечі;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6">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  визначення рівня білка у добовій сечі та білок Бенс-Джонса;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7">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  бактеріологічні та бактеріоскопічні дослідження біологічних зразків з визначенням чутливості до антибактеріальних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8">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  визначення антитіл до ВІЛ-1/2, НВsAg, НCV;</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9">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  інші лабораторні дослідження відповідно до галузевих стандартів у сфері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A">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w:t>
        <w:tab/>
        <w:t xml:space="preserve">Проведення інструментальних досліджень пацієнту/пацієнтці з метою встановлення онкогематологічного/гематологічного захворювання або пацієнту/пацієнтці з підтвердженим онкогематологічним/гематологічним захворюванням,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B">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магнітно-резонансна томографія, зокрема з внутрішньовенним контрастуванням;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C">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рентгенологічні дослідження, комп’ютерна томографія, зокрема з внутрішньовенним контрастуванням, низькодозова комп’ютерна томографія всього тіла;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D">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  ендоскопічні дослідження;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E">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  ультразвукові дослідження, зокрема, із проведенням доплерографії;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9F">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  електрокардіографія (ЕКГ);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0">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  ехокардіографія (ЕХО-КГ);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1">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  інші інструментальні дослідження відповідно до галузевих стандартів.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2">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Надання кисневої підтримки пацієнту/пацієнтці.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3">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Забезпечення постановки всіх видів центрального венозного доступу, зокрема тунельованих ліній та порт-систем.</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4">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Цілодобовий моніторинг вітальних функцій (ЧСС, АТ, SpO2, ЕКГ тощо).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5">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Цілодобове лікарське спостереження та медсестринський догляд за пацієнтом/пацієнткою в стаціонарних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6">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Надання медичної допомоги в умовах палати та/або відділення інтенсивної терапії (у разі потреби).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7">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Своєчасне знеболення на всіх етапах діагностики та лікування: анестезіологічне забезпечення під час виконання всіх інвазивних діагностичних процедур (зокрема кістково-мозкові пункції, люмбальні пункції, трепанобіопсії, біопсії периферійних лімфатичних вузлів тощо), цілодобовий доступ до ненаркотичних та наркотичних знеболювальних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8">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Оцінка психологічного стану пацієнта/пацієнтки та надання психологічної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9">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11.Надання медичної допомоги засобами телемедицини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 разом з обстеженням, та із застосуванням інших методів, що не суперечать законодавству, з обов’язковим створенням медичного запису про медичний огляд, надання консультації або лікування відповідно до Порядку ведення Реєстру медичних записів, записів про направлення та рецептів в електронній системі охорони здоров’я.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A">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Проведення консультацій лікарями інших спеціальностей пацієнту/пацієнтці в ЗОЗ та/або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B">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Направлення пацієнта/пацієнтки для отримання спеціалізованої медичної допомоги за іншими напрямами в інші ЗОЗ або виклик лікарів-спеціалістів з цих ЗОЗ для надання такого виду допомоги  пацієнту/пацієнтці у разі неможливості його/її транспортування.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C">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компонентами та препаратами крові у цілодобовому режимі.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D">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15.Лікування пацієнта/пацієнтки з підтвердженим гематологічним або онкогематологічним захворюванням (визначеним у підставах надання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E">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16.Проведення хіміотерапевтичного лікування пацієнту/пацієнтці з клінічно підтвердженим гематологічним або онкогематологічним захворюванням (визначеним у підставах надання послуг) в амбулаторних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AF">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лікарськими засобами,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0">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1">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необхідним дієтичним харчуванням в умовах стаціонару.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2">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3">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Додатковий обсяг медичних послуг, який надавач зобов’язується надавати за договором відповідно до медичних потреб пацієнта/пацієнтки (специфікація)</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4">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b w:val="1"/>
          <w:bCs w:val="1"/>
          <w:sz w:val="24"/>
          <w:szCs w:val="2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Проведення лабораторних досліджень пацієнту/пацієнтці з метою встановлення онкогематологічного/гематологічного захворювання або пацієнту/пацієнтці з підтвердженим онкогематологічним/гематологічним захворюванням, зокрема: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5">
      <w:pPr>
        <w:numPr>
          <w:ilvl w:val="0"/>
          <w:numId w:val="32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проточна цитофлуориметрія аспіратів кісткового мозку та/або клітин периферичної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6">
      <w:pPr>
        <w:numPr>
          <w:ilvl w:val="0"/>
          <w:numId w:val="32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патоморфологічні дослідження (гістологічне, імуногістохімічне дослідження біоптатів пухлини та трепанбіоптатів кісткового мозку) у закладі охорони здоров’я (ЗОЗ)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7">
      <w:pPr>
        <w:numPr>
          <w:ilvl w:val="0"/>
          <w:numId w:val="32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цитологічні дослідження, зокрема, цитоцентрифугатів біологічних рідин;</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8">
      <w:pPr>
        <w:numPr>
          <w:ilvl w:val="0"/>
          <w:numId w:val="32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цитогенетичні та молекулярно-цитогенетичні дослідження (у ЗОЗ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9">
      <w:pPr>
        <w:numPr>
          <w:ilvl w:val="0"/>
          <w:numId w:val="32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дослідження моноклональних антитіл у сироватці крові;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A">
      <w:pPr>
        <w:numPr>
          <w:ilvl w:val="0"/>
          <w:numId w:val="32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визначення концентрацій цитостатиків (метотрексату) та імуносупресантів (циклоспорину) у сироватці крові  (у ЗОЗ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B">
      <w:pPr>
        <w:numPr>
          <w:ilvl w:val="0"/>
          <w:numId w:val="32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молекулярно-генетичні дослідження клітин кісткового мозку, клітин периферичної крові та іншого біологічного матеріалу (у ЗОЗ 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C">
      <w:pPr>
        <w:numPr>
          <w:ilvl w:val="0"/>
          <w:numId w:val="328"/>
        </w:numPr>
        <w:shd w:fill="ffffff" w:val="clea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цитохімічне та цитоморфологічне дослідження аспірату кісткового мозку з диференційованим підрахунком (мієлограма).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D">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Проведення хіміотерапевтичного лікування пацієнту/пацієнтці з клінічно підтвердженим гематологічним або онкогематологічним захворюванням (визначеним у підставах надання послуг) в стаціонарних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E">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Проведення спеціальної медикаментозної терапії захворювання із забезпеченням проведення терапії супроводу.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BF">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Проведення лікування методом еферентної терапії та аферезу клітин крові в ЗОЗ та/або на умовах договору підряду.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0">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Надання послуг з реабілітації у сфері охорони здоров’я за медичними показами під час отримання лікування та направлення пацієнта/пацієнтки для отримання послуг з реабілітації або послуг з паліативної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1">
      <w:pPr>
        <w:shd w:fill="ffffff" w:val="clear"/>
        <w:spacing w:after="0" w:line="276" w:lineRule="auto"/>
        <w:ind w:left="64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Інформування пацієнта/пацієнтки про можливе порушення репродуктивної функції перед початком лікування та направлення його/її (за бажанням) на консультацію до відповідного лікаря-спеціаліста.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2">
      <w:pPr>
        <w:shd w:fill="ffffff" w:val="clear"/>
        <w:spacing w:after="0" w:before="24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b w:val="1"/>
          <w:bCs w:val="1"/>
          <w:sz w:val="24"/>
          <w:szCs w:val="24"/>
          <w:rtl w:val="0"/>
        </w:rPr>
        <w:t xml:space="preserve">ЛІКУВАННЯ ТА СУПРОВІД ПАЦІЄНТІВ З ГЕМАТОЛОГІЧНИМИ ТА ОНКОГЕМАТОЛОГІЧНИМИ ЗАХВОРЮВАННЯМИ У ДОРОСЛИХ ТА ДІТЕЙ В СТАЦІОНАРНИХ ТА АМБУЛАТОРНИХ УМОВАХ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3">
      <w:pPr>
        <w:shd w:fill="ffffff" w:val="clear"/>
        <w:spacing w:after="0" w:before="240" w:line="276" w:lineRule="auto"/>
        <w:jc w:val="center"/>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Умови закупівлі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4">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Умови надання послуги:</w:t>
      </w:r>
      <w:r w:rsidDel="00000000" w:rsidR="00000000" w:rsidRPr="00000000">
        <w:rPr>
          <w:rFonts w:ascii="Times New Roman" w:cs="Times New Roman" w:eastAsia="Times New Roman" w:hAnsi="Times New Roman"/>
          <w:sz w:val="24"/>
          <w:szCs w:val="24"/>
          <w:highlight w:val="white"/>
          <w:rtl w:val="0"/>
        </w:rPr>
        <w:t xml:space="preserve"> амбулаторно та/або стаціонарно.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5">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Підстави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6">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направлення лікаря з надання ПМД, якого обрано за декларацією про вибір лікаря або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7">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направлення лікуючого лікаря або</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8">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переведення з іншого ЗОЗ/клінічного підрозділу ЗОЗ або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9">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доставлення бригадою екстреної (швидкої) медичної допомоги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A">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пацієнтів із встановленим діагнозом: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B">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злоякісні новоутворення лімфоїдної та споріднених тканин (лімфоми) (C81-C88.9);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C">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множинна мієлома та злоякісні плазмоклiтиннi новоутворення (С90.0-С90.3);</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D">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злоякісні новоутворення лімфоїдної, кровотворної та споріднених тканин (лейкемії) (C91-C95.9);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E">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інші та неуточнені злоякісні новоутворення лiмфоїдної, кровотворної та споріднених тканин (гістіоцитози) (C96);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CF">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істина поліцитемія (D45);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0">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мiєлодиспластичнi синдроми (D46);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1">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інші новоутворення невизначеного або невідомого характеру лімфоїдної, кровотворної та споріднених їм тканин (D47.1, D47.2, D47.3, D47.4, D47.5);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2">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вроджені важкі анемії, апластичні анемії та синдроми вродженої кістковомозкової недостатності (D56.0, D56.1, D57.0, D59.5, D60.0, D61.3, D64.0, D64.4);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3">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порушення згортання крові, пурпура та інші геморагічні стани (D69.3, D69.4);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4">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інші хвороби крові та кровотворних органів (D70, D76.1, D76.2);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5">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деякі порушення з залученням імунного механізму (D81.0, D81.1, D81.2, D81.3, D81.6, D81.7, D82.0, D82.1, D82.3).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6">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організації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7">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окремого структурного підрозділу (відділення/центру), який призначений для лікування онкогематологічних, гематологічних та онкологічних захворювань та має обмежений доступ пацієнтів іншого профілю або осіб, не пов’язаних із наданням медичної допомоги пацієнтам з онкогематологічними, гематологічними та онкологічними захворюваннями (контроль доступу до відділення).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8">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відділення анестезіології та інтенсивної терапії та/або відділення інтенсивної терапії загального профілю.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9">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в межах структурного підрозділу відповідного окремого приміщення для виконання інвазивних маніпуляцій, обладнаного системою централізованої подачі кисню та обладнанням для моніторингу вітальних функцій (ЧСС, АТ, SpO2, ЕКГ-моніторинг та ін.) пацієнта.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A">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приміщення для приготування розчинів хіміо- та таргетних препаратів згідно зі стандартами щодо розмірів приміщення.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B">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відділу з інфекційного контролю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C">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проведення лабораторних досліджень визначених специфікаціями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D">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доставки біологічних матеріалів до спеціалізованої лабораторії (організація логістики матеріалу) ЗОЗ, відповідно до норм безпеки транспортування біологічного матеріалу.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E">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8.</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проведення інструментальних досліджень: магнітно-резонансної томографії, комп’ютерної томографії, ендоскопічної та рентгенологічної діагностики у ЗОЗ або на умовах оренди, або договору підряду, або на інших умовах користування.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DF">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проведення досліджень із використанням однофотонного емісійного комп'ютерного томографа, поєднаного з комп'ютерним томографом (ОФЕКТ/КТ) у ЗОЗ, які надають медичну допомогу дорослим, або на умовах оренди, або договору підряду, або на інших умовах користування.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0">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проведення УЗД у цілодобовому режимі за місцем надання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1">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виконання аспіраційної біопсії та трепанобіопсії кісткового мозку 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2">
      <w:pPr>
        <w:shd w:fill="ffffff" w:val="clear"/>
        <w:spacing w:after="0" w:line="276" w:lineRule="auto"/>
        <w:ind w:left="780" w:hanging="36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12. </w:t>
      </w:r>
      <w:r w:rsidDel="00000000" w:rsidR="00000000" w:rsidRPr="00000000">
        <w:rPr>
          <w:rFonts w:ascii="Times New Roman" w:cs="Times New Roman" w:eastAsia="Times New Roman" w:hAnsi="Times New Roman"/>
          <w:b w:val="1"/>
          <w:bCs w:val="1"/>
          <w:sz w:val="24"/>
          <w:szCs w:val="24"/>
          <w:highlight w:val="white"/>
          <w:rtl w:val="0"/>
        </w:rPr>
        <w:t xml:space="preserve">Забезпечення проведення прижиттєвої патологоанатомічної діагностики біопсійного та іншого біологічного  матеріалу у ЗОЗ або забезпечення транспортування біологічного матеріалу (з дотриманням встановлених правил та норм для його транспортування) в лабораторію іншого ЗОЗ, який має у своєму складі патологоанатомічне відділення/лабораторію, або патологоанатомічного бюро/центру, для проведення патогістологічного та імуногістохімічного/імуноцитохімічного/цитологічного/молекулярно-генетичного дослідження, на підставі договорів укладених між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3">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13.</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цілодобового моніторингу вітальних функцій.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4">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14.Забезпечення належного догляду за центральними венозними катетерами відповідно до розроблених стандартів операційних процедур (СОП).</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5">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15.Забезпечення цілодобової трансфузійної підтримки, а також компонентами і препаратами крові, які заготовлені, обстежені та зберігаються  відповідно до чинних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6">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надання пацієнтам послуг з  реабілітації в гострому періоді реабілітації (за відсутності протипоказань) в стаціонарних умовах та направлення пацієнтів для отримання реабілітаційної допомоги у післягострому та довготривалому періодах реабілітації.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7">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17.</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цілодобового лікарського та медсестринського догляду за пацієнтами, через залучення середнього медичного персоналу, який працює за основним місцем роботи в структурному підрозділі з лікування онкогематологічних та гематологічних захворювань.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8">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18.</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та дотримання протоколу утилізації та знищення залишків лікарських засобів.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9">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19.</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Взаємодія з іншими надавачами медичних послуг, центрами соціальних служб для сім’ї, дітей та молоді, службами у справах дітей, територіальними центрами соціального обслуговування населення, іншими надавачами соціальних послуг, зокрема, неурядовими та благодійними організаціями, правоохоронними органами, підприємствами, установами та організаціями, засобами масової інформації, органами місцевого самоврядування на території обслуговування в інтересах своєчасного та ефективного надання допомоги пацієнтам (</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A">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20.Обов’язкове інформування пацієнтів щодо можливості отримання інших необхідних медичних послуг безоплатно за рахунок коштів програми медичних гарантій (</w:t>
      </w:r>
      <w:r w:rsidDel="00000000" w:rsidR="00000000" w:rsidRPr="00000000">
        <w:rPr>
          <w:rFonts w:ascii="Times New Roman" w:cs="Times New Roman" w:eastAsia="Times New Roman" w:hAnsi="Times New Roman"/>
          <w:b w:val="1"/>
          <w:bCs w:val="1"/>
          <w:sz w:val="24"/>
          <w:szCs w:val="24"/>
          <w:highlight w:val="white"/>
          <w:rtl w:val="0"/>
        </w:rPr>
        <w:t xml:space="preserve">допоміжні*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B">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C">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w:t>
      </w:r>
      <w:r w:rsidDel="00000000" w:rsidR="00000000" w:rsidRPr="00000000">
        <w:rPr>
          <w:rFonts w:ascii="Times New Roman" w:cs="Times New Roman" w:eastAsia="Times New Roman" w:hAnsi="Times New Roman"/>
          <w:sz w:val="14"/>
          <w:szCs w:val="14"/>
          <w:highlight w:val="white"/>
          <w:rtl w:val="0"/>
        </w:rPr>
        <w:t xml:space="preserve">  </w:t>
      </w:r>
      <w:sdt>
        <w:sdtPr>
          <w:id w:val="-1863951862"/>
          <w:tag w:val="goog_rdk_274"/>
        </w:sdtPr>
        <w:sdtContent>
          <w:commentRangeStart w:id="75"/>
        </w:sdtContent>
      </w:sdt>
      <w:r w:rsidDel="00000000" w:rsidR="00000000" w:rsidRPr="00000000">
        <w:rPr>
          <w:rFonts w:ascii="Times New Roman" w:cs="Times New Roman" w:eastAsia="Times New Roman" w:hAnsi="Times New Roman"/>
          <w:sz w:val="24"/>
          <w:szCs w:val="24"/>
          <w:highlight w:val="white"/>
          <w:rtl w:val="0"/>
        </w:rPr>
        <w:t xml:space="preserve">Забезпечення права пацієнтів, які перебувають на лікуванні у відділенні інтенсивної терапії, на допуск до нього/неї відвідувачів 24 години на добу в будь-який день тижня згідно з правилами, визначеними чинними нормативно-правовими актами. </w:t>
      </w:r>
      <w:commentRangeEnd w:id="75"/>
      <w:r w:rsidDel="00000000" w:rsidR="00000000" w:rsidRPr="00000000">
        <w:commentReference w:id="75"/>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D">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23.</w:t>
      </w:r>
      <w:sdt>
        <w:sdtPr>
          <w:id w:val="-2081900129"/>
          <w:tag w:val="goog_rdk_275"/>
        </w:sdtPr>
        <w:sdtContent>
          <w:commentRangeStart w:id="76"/>
        </w:sdtContent>
      </w:sdt>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Інформування пацієнтів щодо можливостей профілактики та лікування, залучення до ухвалення рішень щодо їх здоров'я, узгодження плану лікування з пацієнтами відповідно до їх очікувань та можливостей. </w:t>
      </w:r>
      <w:commentRangeEnd w:id="76"/>
      <w:r w:rsidDel="00000000" w:rsidR="00000000" w:rsidRPr="00000000">
        <w:commentReference w:id="76"/>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E">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24.</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права пацієнтів, які перебувають на лікуванні у відділенні інтенсивної терапії, на допуск до нього/неї відвідувачів 24 години на добу в будь-який день тижня згідно з правилами, визначеними чинними нормативно-правовими актами </w:t>
      </w:r>
      <w:sdt>
        <w:sdtPr>
          <w:id w:val="-1997406555"/>
          <w:tag w:val="goog_rdk_276"/>
        </w:sdtPr>
        <w:sdtContent>
          <w:commentRangeStart w:id="77"/>
        </w:sdtContent>
      </w:sdt>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commentRangeEnd w:id="77"/>
      <w:r w:rsidDel="00000000" w:rsidR="00000000" w:rsidRPr="00000000">
        <w:commentReference w:id="77"/>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EF">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25.</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затвердженої програми з інфекційного контролю, зокрема стандартів операційних процедур із запобігання інфекціям, пов’язаних із наданням медичної допомоги (вентилятор-асоційованої пневмонії, катетер-асоційованої інфекції кровотоку, катетер-асоційованої інфекції сечових шляхів, інфекції шкіри та м’яких тканин поблизу ділянки оперативного втручання,  захворювання, спричинене Clostridium difficile), а також з адміністрування призначення антибактеріальних та антифунгальних засобів з лікувальною або профілактичною метою  відповідно до чинних наказів МОЗ.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0">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26.Наявність локальних документів з інфекційного контролю за особливо небезпечними інфекційними хворобами (ОНІХ) та запобігання їх розповсюдженню з обов’язково відпрацьованим сценарієм щодо впровадження протиепідемічного режиму у ЗОЗ та його суворого дотримання в організації роботи та наданні медичної допомоги в умовах виникнення пандемії, а також у випадку виникнення осередку інфікування ОНІХ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1">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27.</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Наявність внутрішньої системи управління і контролю якості та безпеки медичної діяльності з дотриманням вимог до їх організації і проведення відповідно до чинного законодавства із здійсненням безперервного моніторингу індикаторів оцінки та критеріїв доступності, якості, безпеки надання медичної допомоги за напрямом її надання, ефективного контролю та управління якістю ЗОЗ для забезпечення прав пацієнтів на отримання медичної допомоги необхідного обсягу та належної якості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2">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28.Забезпечення дотримання принципів безбар’єрності та інклюзії при наданні медичної та/або реабілітаційної допомоги, у тому числі з використанням методів і засобів телемедицини відповідно до нормативно-правових актів.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3">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29.</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Забезпечення пацієнтів зі встановленим діагнозом лікарськими засобами для проведення спеціального лікування та супровідної терапії, постачання яких здійснюється шляхом централізованих закупівель МОЗ, за рахунок інших програм центрального та місцевого бюджетів, а також лікарськими засобами, визначеними Національним переліком основних лікарських засобів, необхідними медичними виробами та витратними матеріалами відповідно до галузевих стандартів у сфері охорони здоров’я та медико-технологічних документів.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4">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30.</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Здійснення закупівлі лікарських засобів,  визначених Національним переліком основних лікарських засобів,   медичних виробів та витратних матеріалів, необхідних для надання медичної допомоги відповідно до галузевих стандартів у сфері охорони здоров’я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5">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31.</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Організація ефективного управління запасами лікарських засобів, медичних виробів та витратних матеріалів, закуплених ЗОЗ або отриманих шляхом централізованих закупівель МОЗ. Використання та збереження залишків лікарських засобів та медичних виробів, необхідних для лікування пацієнтів, зокрема, після закінчення строку дії договору з НСЗУ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критичні*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6">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32.</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Обов’язкове інформування регіонального канцер-реєстру (за місцем реєстрації хворого) про проведений етап спеціального лікування, гістологічне підтвердження первинного вогнища та регіональних лімфатичних вузлів, вогнищ можливого метастазування, наявність ускладнень перенесеного лікування, відповідь на лікування.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7">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33.</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Дотримання прав людини надавачем медичних послуг відповідно до рекомендацій Уповноваженого Верховної Ради України з прав людини та положень Конвенції про захист прав людини і основоположних свобод, Конвенції про права осіб з інвалідністю, Конвенції про права дитини та інших міжнародних договорів, ратифікованих Україною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8">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34.</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Дотримання вимог законодавства у сфері протидії насильству, зокрема виявлення ознак насильства у пацієнтів та повідомлення відповідних служб відповідно до вимог законодавства (</w:t>
      </w:r>
      <w:r w:rsidDel="00000000" w:rsidR="00000000" w:rsidRPr="00000000">
        <w:rPr>
          <w:rFonts w:ascii="Times New Roman" w:cs="Times New Roman" w:eastAsia="Times New Roman" w:hAnsi="Times New Roman"/>
          <w:b w:val="1"/>
          <w:bCs w:val="1"/>
          <w:sz w:val="24"/>
          <w:szCs w:val="24"/>
          <w:highlight w:val="white"/>
          <w:rtl w:val="0"/>
        </w:rPr>
        <w:t xml:space="preserve">базові*</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9">
      <w:pPr>
        <w:shd w:fill="ffffff" w:val="clear"/>
        <w:spacing w:after="0" w:line="276" w:lineRule="auto"/>
        <w:ind w:left="78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35. </w:t>
      </w:r>
      <w:r w:rsidDel="00000000" w:rsidR="00000000" w:rsidRPr="00000000">
        <w:rPr>
          <w:rFonts w:ascii="Times New Roman" w:cs="Times New Roman" w:eastAsia="Times New Roman" w:hAnsi="Times New Roman"/>
          <w:sz w:val="24"/>
          <w:szCs w:val="24"/>
          <w:rtl w:val="0"/>
        </w:rPr>
        <w:t xml:space="preserve">Забезпечення залучення до надання медичної допомоги лікарів-інтернів, які проходять підготовку на визначених у встановленому порядку базах стажування лікарів (фармацевтів)-інтернів і в закладах охорони здоров’я, в яких лікарі (фармацевти)-інтерни проходять практичну частину підготовки в інтернатурі, під керівництвом лікарів-кураторів з дотриманням вимог безпеки пацієнтів та належної якості медичної допомоги (</w:t>
      </w:r>
      <w:r w:rsidDel="00000000" w:rsidR="00000000" w:rsidRPr="00000000">
        <w:rPr>
          <w:rFonts w:ascii="Times New Roman" w:cs="Times New Roman" w:eastAsia="Times New Roman" w:hAnsi="Times New Roman"/>
          <w:b w:val="1"/>
          <w:bCs w:val="1"/>
          <w:sz w:val="24"/>
          <w:szCs w:val="24"/>
          <w:rtl w:val="0"/>
        </w:rPr>
        <w:t xml:space="preserve">базові*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A">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Додаткові вимоги до організації надання послуги:</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B">
      <w:pPr>
        <w:shd w:fill="ffffff" w:val="clear"/>
        <w:spacing w:after="0" w:line="276" w:lineRule="auto"/>
        <w:ind w:left="357"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Наявність палат інтенсивної терапії для проведення цілодобової інтенсивної терапії та моніторингу у профільному (онкогематологічному) відділенні із забезпеченими 50% ліжко-місць у відділенні киснем.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C">
      <w:pPr>
        <w:shd w:fill="ffffff" w:val="clear"/>
        <w:spacing w:after="0" w:line="276" w:lineRule="auto"/>
        <w:ind w:left="357"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Наявність щонайменше 4 палат (боксів) з індивідуальним санвузлом та можливістю повної ізоляції пацієнтів.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D">
      <w:pPr>
        <w:shd w:fill="ffffff" w:val="clear"/>
        <w:spacing w:after="0" w:line="276" w:lineRule="auto"/>
        <w:ind w:left="357"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Наявність окремих сімейних палат, обладнаних відповідно до табеля оснащення профільного відділення, для сумісного перебування батьків або членів родини або інших законних представників разом з дитиною упродовж надання йому/їй медичних послуг та/або реабілітаційних послуг у сфері охорони здоров'я.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E">
      <w:pPr>
        <w:shd w:fill="ffffff" w:val="clear"/>
        <w:spacing w:after="0" w:line="276" w:lineRule="auto"/>
        <w:ind w:left="357"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Забезпечення проведення спеціальної медикаментозної терапії, зокрема хіміотерапевтичного лікування, пацієнтам з підтвердженим гематологічним або онкогематологічним захворюванням (визначеним у підставах надання послуг) в стаціонарних умовах.</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7FF">
      <w:pPr>
        <w:shd w:fill="ffffff" w:val="clear"/>
        <w:spacing w:after="0" w:line="276" w:lineRule="auto"/>
        <w:ind w:left="357"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Забезпечення лікування методом еферентної терапії та аферезу клітин крові в ЗОЗ та/або на умовах договору підряду. </w:t>
      </w:r>
      <w:r w:rsidDel="00000000" w:rsidR="00000000" w:rsidRPr="00000000">
        <w:rPr>
          <w:rFonts w:ascii="Times New Roman" w:cs="Times New Roman" w:eastAsia="Times New Roman" w:hAnsi="Times New Roman"/>
          <w:b w:val="1"/>
          <w:bCs w:val="1"/>
          <w:sz w:val="24"/>
          <w:szCs w:val="24"/>
          <w:highlight w:val="white"/>
          <w:rtl w:val="0"/>
        </w:rPr>
        <w:t xml:space="preserve">   </w:t>
        <w:tab/>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0">
      <w:pPr>
        <w:shd w:fill="ffffff" w:val="clear"/>
        <w:spacing w:after="0" w:line="276" w:lineRule="auto"/>
        <w:ind w:left="357"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6.</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Наявність затвердженого персонального складу постійно діючої мультидисциплінарної групи спеціалістів (консиліуму), до складу якого входять: щонайменше 2 лікаря-гематолога та/або лікаря-онколога, спеціаліст з клінічної лабораторної діагностики, </w:t>
      </w:r>
      <w:r w:rsidDel="00000000" w:rsidR="00000000" w:rsidRPr="00000000">
        <w:rPr>
          <w:rFonts w:ascii="Times New Roman" w:cs="Times New Roman" w:eastAsia="Times New Roman" w:hAnsi="Times New Roman"/>
          <w:sz w:val="24"/>
          <w:szCs w:val="24"/>
          <w:rtl w:val="0"/>
        </w:rPr>
        <w:t xml:space="preserve">лікар з радіаційної онкології</w:t>
      </w:r>
      <w:r w:rsidDel="00000000" w:rsidR="00000000" w:rsidRPr="00000000">
        <w:rPr>
          <w:rFonts w:ascii="Times New Roman" w:cs="Times New Roman" w:eastAsia="Times New Roman" w:hAnsi="Times New Roman"/>
          <w:sz w:val="24"/>
          <w:szCs w:val="24"/>
          <w:highlight w:val="white"/>
          <w:rtl w:val="0"/>
        </w:rPr>
        <w:t xml:space="preserve"> та/або лікар-радіолог, та/або </w:t>
      </w:r>
      <w:r w:rsidDel="00000000" w:rsidR="00000000" w:rsidRPr="00000000">
        <w:rPr>
          <w:rFonts w:ascii="Times New Roman" w:cs="Times New Roman" w:eastAsia="Times New Roman" w:hAnsi="Times New Roman"/>
          <w:sz w:val="24"/>
          <w:szCs w:val="24"/>
          <w:rtl w:val="0"/>
        </w:rPr>
        <w:t xml:space="preserve">лікар з ядерної медицини</w:t>
      </w:r>
      <w:r w:rsidDel="00000000" w:rsidR="00000000" w:rsidRPr="00000000">
        <w:rPr>
          <w:rFonts w:ascii="Times New Roman" w:cs="Times New Roman" w:eastAsia="Times New Roman" w:hAnsi="Times New Roman"/>
          <w:sz w:val="24"/>
          <w:szCs w:val="24"/>
          <w:highlight w:val="white"/>
          <w:rtl w:val="0"/>
        </w:rPr>
        <w:t xml:space="preserve"> та інші спеціалісти відповідно до потреби. У випадку лікування дітей - залучення до складу групи спеціалістів (консиліуму) 2 лікарів-онкологів дитячих та/або лікарів-гематологів дитячих, та/або лікарів-гематологів-онкологів дитячих та відповідних спеціалістів дитячого профілю.</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1">
      <w:pPr>
        <w:shd w:fill="ffffff" w:val="clear"/>
        <w:spacing w:after="0" w:line="276" w:lineRule="auto"/>
        <w:ind w:left="357"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7.</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Забезпечення надання медичної допомоги засобами телемедицини (телеконсультування/телевідеоконсультування у режимі реального або відкладеного часу, теледіагностики, спостереження у режимі віддаленого моніторингу, телеметрії) разом з обстеженням та із застосуванням інших методів, що не суперечать законодавству.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2">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спеціалістів та кількості фахівців, які працюють на посадах: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3">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1. За місцем надання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4">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Лікар-гематолог та/або лікар-онколог – щонайменше 4 особи із зазначеного переліку, які працюють за основним місцем роботи в цьому ЗОЗ. У випадку лікування дітей: лікар-онколог дитячий та/або лікар-гематолог дитячий, та/або лікар-гематолог-онколог дитячий – щонайменше 4 особи із зазначеного переліку, які працюють за основним місцем роботи в цьому ЗОЗ, з них принаймні 3 особи – лікар-гематолог дитячий та/або лікар-гематолог-онколог дитячий.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5">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Сестра медична</w:t>
      </w:r>
      <w:sdt>
        <w:sdtPr>
          <w:id w:val="-595625618"/>
          <w:tag w:val="goog_rdk_277"/>
        </w:sdtPr>
        <w:sdtContent>
          <w:ins w:author="Julia" w:id="128" w:date="2026-05-18T13:24:42Z">
            <w:r w:rsidDel="00000000" w:rsidR="00000000" w:rsidRPr="00000000">
              <w:rPr>
                <w:rFonts w:ascii="Times New Roman" w:cs="Times New Roman" w:eastAsia="Times New Roman" w:hAnsi="Times New Roman"/>
                <w:sz w:val="24"/>
                <w:szCs w:val="24"/>
                <w:highlight w:val="white"/>
                <w:rtl w:val="0"/>
              </w:rPr>
              <w:t xml:space="preserve">/</w:t>
            </w:r>
          </w:ins>
        </w:sdtContent>
      </w:sdt>
      <w:sdt>
        <w:sdtPr>
          <w:id w:val="-1665577894"/>
          <w:tag w:val="goog_rdk_278"/>
        </w:sdtPr>
        <w:sdtContent>
          <w:del w:author="Julia" w:id="128" w:date="2026-05-18T13:24:42Z">
            <w:r w:rsidDel="00000000" w:rsidR="00000000" w:rsidRPr="00000000">
              <w:rPr>
                <w:rFonts w:ascii="Times New Roman" w:cs="Times New Roman" w:eastAsia="Times New Roman" w:hAnsi="Times New Roman"/>
                <w:sz w:val="24"/>
                <w:szCs w:val="24"/>
                <w:highlight w:val="white"/>
                <w:rtl w:val="0"/>
              </w:rPr>
              <w:delText xml:space="preserve"> (</w:delText>
            </w:r>
          </w:del>
        </w:sdtContent>
      </w:sdt>
      <w:r w:rsidDel="00000000" w:rsidR="00000000" w:rsidRPr="00000000">
        <w:rPr>
          <w:rFonts w:ascii="Times New Roman" w:cs="Times New Roman" w:eastAsia="Times New Roman" w:hAnsi="Times New Roman"/>
          <w:sz w:val="24"/>
          <w:szCs w:val="24"/>
          <w:highlight w:val="white"/>
          <w:rtl w:val="0"/>
        </w:rPr>
        <w:t xml:space="preserve">брат медичний</w:t>
      </w:r>
      <w:sdt>
        <w:sdtPr>
          <w:id w:val="1396350757"/>
          <w:tag w:val="goog_rdk_279"/>
        </w:sdtPr>
        <w:sdtContent>
          <w:del w:author="Julia" w:id="129" w:date="2026-05-18T13:24:46Z">
            <w:r w:rsidDel="00000000" w:rsidR="00000000" w:rsidRPr="00000000">
              <w:rPr>
                <w:rFonts w:ascii="Times New Roman" w:cs="Times New Roman" w:eastAsia="Times New Roman" w:hAnsi="Times New Roman"/>
                <w:sz w:val="24"/>
                <w:szCs w:val="24"/>
                <w:highlight w:val="white"/>
                <w:rtl w:val="0"/>
              </w:rPr>
              <w:delText xml:space="preserve">)</w:delText>
            </w:r>
          </w:del>
        </w:sdtContent>
      </w:sdt>
      <w:r w:rsidDel="00000000" w:rsidR="00000000" w:rsidRPr="00000000">
        <w:rPr>
          <w:rFonts w:ascii="Times New Roman" w:cs="Times New Roman" w:eastAsia="Times New Roman" w:hAnsi="Times New Roman"/>
          <w:sz w:val="24"/>
          <w:szCs w:val="24"/>
          <w:highlight w:val="white"/>
          <w:rtl w:val="0"/>
        </w:rPr>
        <w:t xml:space="preserve"> – щонайменше 10 осіб, які працюють за основним місцем роботи в структурному підрозділі з лікування онкогематологічних захворювань (цілодобовий пост).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6">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2. 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7">
      <w:pPr>
        <w:shd w:fill="ffffff" w:val="clear"/>
        <w:spacing w:after="0" w:line="276" w:lineRule="auto"/>
        <w:ind w:left="13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Лікар-анестезіолог та/або лікар-анестезіолог дитячий – щонайменше 4 особи із зазначеного переліку, які працюють за основним місцем роботи в цьому ЗОЗ (цілодобовий пост). У випадку лікування дітей у ЗОЗ для дорослих: лікар-анестезіолог дитячий – щонайменше 2 особи, які працюють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8">
      <w:pPr>
        <w:shd w:fill="ffffff" w:val="clear"/>
        <w:spacing w:after="0" w:line="276" w:lineRule="auto"/>
        <w:ind w:left="13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Лікар-хірург та/або лікар-хірург дитячий, та/або лікар-хірург-онколог – щонайменше 1 особа із зазначеного переліку, яка працює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9">
      <w:pPr>
        <w:shd w:fill="ffffff" w:val="clear"/>
        <w:spacing w:after="0" w:line="276" w:lineRule="auto"/>
        <w:ind w:left="13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Лікар-рентгенолог – щонайменше 1 особа, яка працює за основним місцем роботи в цьому закладі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A">
      <w:pPr>
        <w:shd w:fill="ffffff" w:val="clear"/>
        <w:spacing w:after="0" w:line="276" w:lineRule="auto"/>
        <w:ind w:left="13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Лікар з ультразвукової діагностики – щонайменше 2 особи, які працюють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B">
      <w:pPr>
        <w:shd w:fill="ffffff" w:val="clear"/>
        <w:spacing w:after="0" w:line="276" w:lineRule="auto"/>
        <w:ind w:left="13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Лікар-лаборант та/або </w:t>
      </w:r>
      <w:sdt>
        <w:sdtPr>
          <w:id w:val="1697212597"/>
          <w:tag w:val="goog_rdk_280"/>
        </w:sdtPr>
        <w:sdtContent>
          <w:commentRangeStart w:id="78"/>
        </w:sdtContent>
      </w:sdt>
      <w:r w:rsidDel="00000000" w:rsidR="00000000" w:rsidRPr="00000000">
        <w:rPr>
          <w:rFonts w:ascii="Times New Roman" w:cs="Times New Roman" w:eastAsia="Times New Roman" w:hAnsi="Times New Roman"/>
          <w:sz w:val="24"/>
          <w:szCs w:val="24"/>
          <w:highlight w:val="white"/>
          <w:rtl w:val="0"/>
        </w:rPr>
        <w:t xml:space="preserve">спеціаліст з лабораторної діагностики з вищою освітою зі спеціальною підготовкою у діагностиці дитячих/дорослих онкогематологічних</w:t>
      </w:r>
      <w:commentRangeEnd w:id="78"/>
      <w:r w:rsidDel="00000000" w:rsidR="00000000" w:rsidRPr="00000000">
        <w:commentReference w:id="78"/>
      </w:r>
      <w:r w:rsidDel="00000000" w:rsidR="00000000" w:rsidRPr="00000000">
        <w:rPr>
          <w:rFonts w:ascii="Times New Roman" w:cs="Times New Roman" w:eastAsia="Times New Roman" w:hAnsi="Times New Roman"/>
          <w:sz w:val="24"/>
          <w:szCs w:val="24"/>
          <w:highlight w:val="white"/>
          <w:rtl w:val="0"/>
        </w:rPr>
        <w:t xml:space="preserve"> та гематологічних захворювань (зокрема, аналіз аспіратів кісткового мозку) – щонайменше 2 особи із зазначеного переліку, які працюють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C">
      <w:pPr>
        <w:shd w:fill="ffffff" w:val="clear"/>
        <w:spacing w:after="0" w:line="276" w:lineRule="auto"/>
        <w:ind w:left="13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Лікар-психолог  та/або лікар-психотерапевт, та/або клінічний психолог, та/або психолог  – щонайменше 2 особи із зазначеного переліку, які працюють за основним місцем роботи у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D">
      <w:pPr>
        <w:shd w:fill="ffffff" w:val="clear"/>
        <w:spacing w:after="0" w:line="276" w:lineRule="auto"/>
        <w:ind w:left="13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Лікар </w:t>
      </w:r>
      <w:sdt>
        <w:sdtPr>
          <w:id w:val="-1965409831"/>
          <w:tag w:val="goog_rdk_281"/>
        </w:sdtPr>
        <w:sdtContent>
          <w:del w:author="Julia" w:id="130" w:date="2026-05-18T13:27:37Z">
            <w:r w:rsidDel="00000000" w:rsidR="00000000" w:rsidRPr="00000000">
              <w:rPr>
                <w:rFonts w:ascii="Times New Roman" w:cs="Times New Roman" w:eastAsia="Times New Roman" w:hAnsi="Times New Roman"/>
                <w:sz w:val="24"/>
                <w:szCs w:val="24"/>
                <w:highlight w:val="white"/>
                <w:rtl w:val="0"/>
              </w:rPr>
              <w:delText xml:space="preserve">з</w:delText>
            </w:r>
          </w:del>
        </w:sdtContent>
      </w:sdt>
      <w:r w:rsidDel="00000000" w:rsidR="00000000" w:rsidRPr="00000000">
        <w:rPr>
          <w:rFonts w:ascii="Times New Roman" w:cs="Times New Roman" w:eastAsia="Times New Roman" w:hAnsi="Times New Roman"/>
          <w:sz w:val="24"/>
          <w:szCs w:val="24"/>
          <w:highlight w:val="white"/>
          <w:rtl w:val="0"/>
        </w:rPr>
        <w:t xml:space="preserve"> фізичної та реабілітаційної медицини та/або лікар з лікувальної фізкультури, та/або лікар з лікувальної фізкультури і спортивної медицини, та/або фізичний терапевт, та/або ерготерапевт – щонайменше 1 особа із зазначеного переліку, які працюють за основним місцем роботи у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E">
      <w:pPr>
        <w:shd w:fill="ffffff" w:val="clear"/>
        <w:spacing w:after="0" w:line="276" w:lineRule="auto"/>
        <w:ind w:left="13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Рентгенолаборант – щонайменше 1 особа, яка працює за основним місцем роботи у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0F">
      <w:pPr>
        <w:shd w:fill="ffffff" w:val="clear"/>
        <w:spacing w:after="0" w:line="276" w:lineRule="auto"/>
        <w:ind w:left="13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w:t>
      </w:r>
      <w:r w:rsidDel="00000000" w:rsidR="00000000" w:rsidRPr="00000000">
        <w:rPr>
          <w:rFonts w:ascii="Times New Roman" w:cs="Times New Roman" w:eastAsia="Times New Roman" w:hAnsi="Times New Roman"/>
          <w:sz w:val="14"/>
          <w:szCs w:val="14"/>
          <w:highlight w:val="white"/>
          <w:rtl w:val="0"/>
        </w:rPr>
        <w:t xml:space="preserve"> </w:t>
      </w:r>
      <w:sdt>
        <w:sdtPr>
          <w:id w:val="-2018510651"/>
          <w:tag w:val="goog_rdk_282"/>
        </w:sdtPr>
        <w:sdtContent>
          <w:del w:author="Julia" w:id="131" w:date="2026-05-18T13:27:46Z">
            <w:r w:rsidDel="00000000" w:rsidR="00000000" w:rsidRPr="00000000">
              <w:rPr>
                <w:rFonts w:ascii="Times New Roman" w:cs="Times New Roman" w:eastAsia="Times New Roman" w:hAnsi="Times New Roman"/>
                <w:sz w:val="14"/>
                <w:szCs w:val="14"/>
                <w:highlight w:val="white"/>
                <w:rtl w:val="0"/>
              </w:rPr>
              <w:delText xml:space="preserve">      </w:delText>
            </w:r>
          </w:del>
        </w:sdtContent>
      </w:sdt>
      <w:r w:rsidDel="00000000" w:rsidR="00000000" w:rsidRPr="00000000">
        <w:rPr>
          <w:rFonts w:ascii="Times New Roman" w:cs="Times New Roman" w:eastAsia="Times New Roman" w:hAnsi="Times New Roman"/>
          <w:sz w:val="24"/>
          <w:szCs w:val="24"/>
          <w:highlight w:val="white"/>
          <w:rtl w:val="0"/>
        </w:rPr>
        <w:t xml:space="preserve">Фельдшер-лаборант та/або </w:t>
      </w:r>
      <w:r w:rsidDel="00000000" w:rsidR="00000000" w:rsidRPr="00000000">
        <w:rPr>
          <w:rFonts w:ascii="Times New Roman" w:cs="Times New Roman" w:eastAsia="Times New Roman" w:hAnsi="Times New Roman"/>
          <w:sz w:val="24"/>
          <w:szCs w:val="24"/>
          <w:rtl w:val="0"/>
        </w:rPr>
        <w:t xml:space="preserve">цитоморфолог</w:t>
      </w:r>
      <w:r w:rsidDel="00000000" w:rsidR="00000000" w:rsidRPr="00000000">
        <w:rPr>
          <w:rFonts w:ascii="Times New Roman" w:cs="Times New Roman" w:eastAsia="Times New Roman" w:hAnsi="Times New Roman"/>
          <w:sz w:val="24"/>
          <w:szCs w:val="24"/>
          <w:highlight w:val="white"/>
          <w:rtl w:val="0"/>
        </w:rPr>
        <w:t xml:space="preserve">, та/або лаборант клініко-діагностичної лабораторії, та/або лаборант – щонайменше 4 особи із зазначеного переліку, які працюють за основним місцем роботи в цьому ЗОЗ або за сумісництвом.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0">
      <w:pPr>
        <w:shd w:fill="ffffff" w:val="clear"/>
        <w:spacing w:after="0" w:before="240" w:line="276" w:lineRule="auto"/>
        <w:jc w:val="both"/>
        <w:rPr>
          <w:rFonts w:ascii="Times New Roman" w:cs="Times New Roman" w:eastAsia="Times New Roman" w:hAnsi="Times New Roman"/>
          <w:b w:val="1"/>
          <w:bCs w:val="1"/>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Додаткові вимоги до спеціалістів та кількості фахівців, які працюють на посадах:</w:t>
      </w:r>
      <w:r w:rsidDel="00000000" w:rsidR="00000000" w:rsidRPr="00000000">
        <w:rPr>
          <w:rFonts w:ascii="Times New Roman" w:cs="Times New Roman" w:eastAsia="Times New Roman" w:hAnsi="Times New Roman"/>
          <w:b w:val="1"/>
          <w:bCs w:val="1"/>
          <w:i w:val="1"/>
          <w:iCs w:val="1"/>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1">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За місцем надання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2">
      <w:pPr>
        <w:shd w:fill="ffffff" w:val="clear"/>
        <w:spacing w:after="0" w:line="276" w:lineRule="auto"/>
        <w:ind w:left="5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Лікар-гематолог та/або лікар-онколог – щонайменше 3 особи із зазначеного переліку </w:t>
      </w:r>
      <w:r w:rsidDel="00000000" w:rsidR="00000000" w:rsidRPr="00000000">
        <w:rPr>
          <w:rFonts w:ascii="Times New Roman" w:cs="Times New Roman" w:eastAsia="Times New Roman" w:hAnsi="Times New Roman"/>
          <w:sz w:val="24"/>
          <w:szCs w:val="24"/>
          <w:rtl w:val="0"/>
        </w:rPr>
        <w:t xml:space="preserve">додатково до основних вимог</w:t>
      </w:r>
      <w:r w:rsidDel="00000000" w:rsidR="00000000" w:rsidRPr="00000000">
        <w:rPr>
          <w:rFonts w:ascii="Times New Roman" w:cs="Times New Roman" w:eastAsia="Times New Roman" w:hAnsi="Times New Roman"/>
          <w:sz w:val="24"/>
          <w:szCs w:val="24"/>
          <w:highlight w:val="white"/>
          <w:rtl w:val="0"/>
        </w:rPr>
        <w:t xml:space="preserve">, які працюють за основним місцем роботи в цьому ЗОЗ. У випадку лікування дітей: лікар-онколог дитячий та/або лікар-гематолог дитячий, та/або лікар-гематолог-онколог дитячий – щонайменше 3 особи із зазначеного переліку </w:t>
      </w:r>
      <w:r w:rsidDel="00000000" w:rsidR="00000000" w:rsidRPr="00000000">
        <w:rPr>
          <w:rFonts w:ascii="Times New Roman" w:cs="Times New Roman" w:eastAsia="Times New Roman" w:hAnsi="Times New Roman"/>
          <w:sz w:val="24"/>
          <w:szCs w:val="24"/>
          <w:rtl w:val="0"/>
        </w:rPr>
        <w:t xml:space="preserve">додатково до основних вимог</w:t>
      </w:r>
      <w:r w:rsidDel="00000000" w:rsidR="00000000" w:rsidRPr="00000000">
        <w:rPr>
          <w:rFonts w:ascii="Times New Roman" w:cs="Times New Roman" w:eastAsia="Times New Roman" w:hAnsi="Times New Roman"/>
          <w:sz w:val="24"/>
          <w:szCs w:val="24"/>
          <w:highlight w:val="white"/>
          <w:rtl w:val="0"/>
        </w:rPr>
        <w:t xml:space="preserve">, які працюють за основним місцем роботи в цьому ЗОЗ, з них принаймні 2 особи – лікар-гематолог дитячий та/або лікар-гематолог-онколог дитячий.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3">
      <w:pPr>
        <w:shd w:fill="ffffff" w:val="clear"/>
        <w:spacing w:after="0" w:line="276" w:lineRule="auto"/>
        <w:ind w:left="560" w:firstLine="0"/>
        <w:jc w:val="both"/>
        <w:rPr>
          <w:rFonts w:ascii="Times New Roman" w:cs="Times New Roman" w:eastAsia="Times New Roman" w:hAnsi="Times New Roman"/>
          <w:b w:val="1"/>
          <w:b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Сестра медична</w:t>
      </w:r>
      <w:sdt>
        <w:sdtPr>
          <w:id w:val="1959848560"/>
          <w:tag w:val="goog_rdk_283"/>
        </w:sdtPr>
        <w:sdtContent>
          <w:ins w:author="Julia" w:id="132" w:date="2026-05-18T13:29:47Z">
            <w:r w:rsidDel="00000000" w:rsidR="00000000" w:rsidRPr="00000000">
              <w:rPr>
                <w:rFonts w:ascii="Times New Roman" w:cs="Times New Roman" w:eastAsia="Times New Roman" w:hAnsi="Times New Roman"/>
                <w:sz w:val="24"/>
                <w:szCs w:val="24"/>
                <w:highlight w:val="white"/>
                <w:rtl w:val="0"/>
              </w:rPr>
              <w:t xml:space="preserve">/</w:t>
            </w:r>
          </w:ins>
        </w:sdtContent>
      </w:sdt>
      <w:sdt>
        <w:sdtPr>
          <w:id w:val="1751224292"/>
          <w:tag w:val="goog_rdk_284"/>
        </w:sdtPr>
        <w:sdtContent>
          <w:del w:author="Julia" w:id="132" w:date="2026-05-18T13:29:47Z">
            <w:r w:rsidDel="00000000" w:rsidR="00000000" w:rsidRPr="00000000">
              <w:rPr>
                <w:rFonts w:ascii="Times New Roman" w:cs="Times New Roman" w:eastAsia="Times New Roman" w:hAnsi="Times New Roman"/>
                <w:sz w:val="24"/>
                <w:szCs w:val="24"/>
                <w:highlight w:val="white"/>
                <w:rtl w:val="0"/>
              </w:rPr>
              <w:delText xml:space="preserve"> (</w:delText>
            </w:r>
          </w:del>
        </w:sdtContent>
      </w:sdt>
      <w:r w:rsidDel="00000000" w:rsidR="00000000" w:rsidRPr="00000000">
        <w:rPr>
          <w:rFonts w:ascii="Times New Roman" w:cs="Times New Roman" w:eastAsia="Times New Roman" w:hAnsi="Times New Roman"/>
          <w:sz w:val="24"/>
          <w:szCs w:val="24"/>
          <w:highlight w:val="white"/>
          <w:rtl w:val="0"/>
        </w:rPr>
        <w:t xml:space="preserve">брат медичний</w:t>
      </w:r>
      <w:sdt>
        <w:sdtPr>
          <w:id w:val="2059337361"/>
          <w:tag w:val="goog_rdk_285"/>
        </w:sdtPr>
        <w:sdtContent>
          <w:del w:author="Julia" w:id="133" w:date="2026-05-18T13:29:51Z">
            <w:r w:rsidDel="00000000" w:rsidR="00000000" w:rsidRPr="00000000">
              <w:rPr>
                <w:rFonts w:ascii="Times New Roman" w:cs="Times New Roman" w:eastAsia="Times New Roman" w:hAnsi="Times New Roman"/>
                <w:sz w:val="24"/>
                <w:szCs w:val="24"/>
                <w:highlight w:val="white"/>
                <w:rtl w:val="0"/>
              </w:rPr>
              <w:delText xml:space="preserve">)</w:delText>
            </w:r>
          </w:del>
        </w:sdtContent>
      </w:sdt>
      <w:r w:rsidDel="00000000" w:rsidR="00000000" w:rsidRPr="00000000">
        <w:rPr>
          <w:rFonts w:ascii="Times New Roman" w:cs="Times New Roman" w:eastAsia="Times New Roman" w:hAnsi="Times New Roman"/>
          <w:sz w:val="24"/>
          <w:szCs w:val="24"/>
          <w:highlight w:val="white"/>
          <w:rtl w:val="0"/>
        </w:rPr>
        <w:t xml:space="preserve"> – щонайменше 2 особи </w:t>
      </w:r>
      <w:r w:rsidDel="00000000" w:rsidR="00000000" w:rsidRPr="00000000">
        <w:rPr>
          <w:rFonts w:ascii="Times New Roman" w:cs="Times New Roman" w:eastAsia="Times New Roman" w:hAnsi="Times New Roman"/>
          <w:sz w:val="24"/>
          <w:szCs w:val="24"/>
          <w:rtl w:val="0"/>
        </w:rPr>
        <w:t xml:space="preserve">додатково до основних вимог</w:t>
      </w:r>
      <w:r w:rsidDel="00000000" w:rsidR="00000000" w:rsidRPr="00000000">
        <w:rPr>
          <w:rFonts w:ascii="Times New Roman" w:cs="Times New Roman" w:eastAsia="Times New Roman" w:hAnsi="Times New Roman"/>
          <w:sz w:val="24"/>
          <w:szCs w:val="24"/>
          <w:highlight w:val="white"/>
          <w:rtl w:val="0"/>
        </w:rPr>
        <w:t xml:space="preserve">, які працюють за основним місцем роботи в структурному підрозділі з лікування онкогематологічних захворювань (цілодобовий пост).</w:t>
      </w:r>
      <w:r w:rsidDel="00000000" w:rsidR="00000000" w:rsidRPr="00000000">
        <w:rPr>
          <w:rFonts w:ascii="Times New Roman" w:cs="Times New Roman" w:eastAsia="Times New Roman" w:hAnsi="Times New Roman"/>
          <w:b w:val="1"/>
          <w:bCs w:val="1"/>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4">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5">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Лікар-анестезіолог та/або лікар-анестезіолог дитячий – щонайменше 4 особи із зазначеного переліку </w:t>
      </w:r>
      <w:r w:rsidDel="00000000" w:rsidR="00000000" w:rsidRPr="00000000">
        <w:rPr>
          <w:rFonts w:ascii="Times New Roman" w:cs="Times New Roman" w:eastAsia="Times New Roman" w:hAnsi="Times New Roman"/>
          <w:sz w:val="24"/>
          <w:szCs w:val="24"/>
          <w:rtl w:val="0"/>
        </w:rPr>
        <w:t xml:space="preserve">додатково до основних вимог</w:t>
      </w:r>
      <w:r w:rsidDel="00000000" w:rsidR="00000000" w:rsidRPr="00000000">
        <w:rPr>
          <w:rFonts w:ascii="Times New Roman" w:cs="Times New Roman" w:eastAsia="Times New Roman" w:hAnsi="Times New Roman"/>
          <w:sz w:val="24"/>
          <w:szCs w:val="24"/>
          <w:highlight w:val="white"/>
          <w:rtl w:val="0"/>
        </w:rPr>
        <w:t xml:space="preserve">, які працюють за основним місцем роботи в цьому ЗОЗ (цілодобовий пост). У випадку лікування дітей у ЗОЗ для дорослих: лікар-анестезіолог дитячий – щонайменше 2 особи </w:t>
      </w:r>
      <w:r w:rsidDel="00000000" w:rsidR="00000000" w:rsidRPr="00000000">
        <w:rPr>
          <w:rFonts w:ascii="Times New Roman" w:cs="Times New Roman" w:eastAsia="Times New Roman" w:hAnsi="Times New Roman"/>
          <w:sz w:val="24"/>
          <w:szCs w:val="24"/>
          <w:rtl w:val="0"/>
        </w:rPr>
        <w:t xml:space="preserve">додатково до основних вимог</w:t>
      </w:r>
      <w:r w:rsidDel="00000000" w:rsidR="00000000" w:rsidRPr="00000000">
        <w:rPr>
          <w:rFonts w:ascii="Times New Roman" w:cs="Times New Roman" w:eastAsia="Times New Roman" w:hAnsi="Times New Roman"/>
          <w:sz w:val="24"/>
          <w:szCs w:val="24"/>
          <w:highlight w:val="white"/>
          <w:rtl w:val="0"/>
        </w:rPr>
        <w:t xml:space="preserve">, які працюють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6">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Лікар-хірург та/або лікар-хірург дитячий, та/або лікар-хірург-онколог – щонайменше 1 особа із зазначеного переліку </w:t>
      </w:r>
      <w:r w:rsidDel="00000000" w:rsidR="00000000" w:rsidRPr="00000000">
        <w:rPr>
          <w:rFonts w:ascii="Times New Roman" w:cs="Times New Roman" w:eastAsia="Times New Roman" w:hAnsi="Times New Roman"/>
          <w:sz w:val="24"/>
          <w:szCs w:val="24"/>
          <w:rtl w:val="0"/>
        </w:rPr>
        <w:t xml:space="preserve">додатково до основних вимог</w:t>
      </w:r>
      <w:r w:rsidDel="00000000" w:rsidR="00000000" w:rsidRPr="00000000">
        <w:rPr>
          <w:rFonts w:ascii="Times New Roman" w:cs="Times New Roman" w:eastAsia="Times New Roman" w:hAnsi="Times New Roman"/>
          <w:sz w:val="24"/>
          <w:szCs w:val="24"/>
          <w:highlight w:val="white"/>
          <w:rtl w:val="0"/>
        </w:rPr>
        <w:t xml:space="preserve">, яка працює за основним місцем роботи в цьому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7">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Вимоги до переліку обладнання: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8">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1.   У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9">
      <w:pPr>
        <w:shd w:fill="ffffff" w:val="clear"/>
        <w:spacing w:after="0" w:line="276" w:lineRule="auto"/>
        <w:ind w:left="10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система рентгенівська діагностична;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A">
      <w:pPr>
        <w:shd w:fill="ffffff" w:val="clear"/>
        <w:spacing w:after="0" w:line="276" w:lineRule="auto"/>
        <w:ind w:left="10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система рентгенівської комп'ютерної томографії, зокрема для досліджень з внутрішньовенним контрастуванням (у ЗОЗ, або на умовах договору оренди, або договору підряду, або на інших умовах користування за умови розміщення на території ЗОЗ та забезпечення безоплатності обстежень для пацієнтів даного ЗОЗ);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B">
      <w:pPr>
        <w:shd w:fill="ffffff" w:val="clear"/>
        <w:spacing w:after="0" w:line="276" w:lineRule="auto"/>
        <w:ind w:left="10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система магнітно-резонансної томографії, зокрема для досліджень з внутрішньовенним контрастуванням (у ЗОЗ, або на умовах оренди, або договору підряду, або на інших умовах  користування);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C">
      <w:pPr>
        <w:shd w:fill="ffffff" w:val="clear"/>
        <w:spacing w:after="0" w:line="276" w:lineRule="auto"/>
        <w:ind w:left="10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система ультразвукової візуалізації, зокрема на основі ефекту Доплера;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D">
      <w:pPr>
        <w:shd w:fill="ffffff" w:val="clear"/>
        <w:spacing w:after="0" w:line="276" w:lineRule="auto"/>
        <w:ind w:left="10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цитоцентрифуга для виготовлення цитологічних препаратів біологічних рідин;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E">
      <w:pPr>
        <w:shd w:fill="ffffff" w:val="clear"/>
        <w:spacing w:after="0" w:line="276" w:lineRule="auto"/>
        <w:ind w:left="10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морозильна камера.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1F">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2. За місцем надання медичних послуг: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0">
      <w:pPr>
        <w:shd w:fill="ffffff" w:val="clear"/>
        <w:spacing w:after="0" w:line="276" w:lineRule="auto"/>
        <w:ind w:left="2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резервне джерело електропостачання;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1">
      <w:pPr>
        <w:shd w:fill="ffffff" w:val="clear"/>
        <w:spacing w:after="0" w:line="276" w:lineRule="auto"/>
        <w:ind w:left="28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автоматичне перемикальне комутаційне обладнання відповідно до ДСТУ IEC 60947-6-1: 2007.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2">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 В онкогематологічному відділенні: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3">
      <w:pPr>
        <w:shd w:fill="ffffff" w:val="clear"/>
        <w:spacing w:after="0" w:line="276" w:lineRule="auto"/>
        <w:ind w:left="12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4">
      <w:pPr>
        <w:shd w:fill="ffffff" w:val="clear"/>
        <w:spacing w:after="0" w:line="276" w:lineRule="auto"/>
        <w:ind w:left="12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централізована та/або змішана, та/або децентралізована система киснезабезпечення з наявністю кисневих вихідних точок (розеток) у 30% ліжок відділення (місця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5">
      <w:pPr>
        <w:shd w:fill="ffffff" w:val="clear"/>
        <w:spacing w:after="0" w:line="276" w:lineRule="auto"/>
        <w:ind w:left="12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система моніторингу фізіологічних показників одного пацієнта (неінвазивний АТ, ЧСС, ЕКГ, SpO2, t) – щонайменше 4, з комплектами відповідних манжеток та датчиків (для лікування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6">
      <w:pPr>
        <w:shd w:fill="ffffff" w:val="clear"/>
        <w:spacing w:after="0" w:line="276" w:lineRule="auto"/>
        <w:ind w:left="12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пульсоксиметр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7">
      <w:pPr>
        <w:shd w:fill="ffffff" w:val="clear"/>
        <w:spacing w:after="0" w:line="276" w:lineRule="auto"/>
        <w:ind w:left="12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ліжко медичне функціональне – не менше ніж 50% від загальної кількості ліжок у відділенні;</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8">
      <w:pPr>
        <w:shd w:fill="ffffff" w:val="clear"/>
        <w:spacing w:after="0" w:line="276" w:lineRule="auto"/>
        <w:ind w:left="12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шафа лабораторна витяжна для розведення цитостатичних препаратів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9">
      <w:pPr>
        <w:shd w:fill="ffffff" w:val="clear"/>
        <w:spacing w:after="0" w:line="276" w:lineRule="auto"/>
        <w:ind w:left="12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система ультразвукової візуалізації, зокрема на основі ефекту Доплера;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A">
      <w:pPr>
        <w:shd w:fill="ffffff" w:val="clear"/>
        <w:spacing w:after="0" w:line="276" w:lineRule="auto"/>
        <w:ind w:left="12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B">
      <w:pPr>
        <w:shd w:fill="ffffff" w:val="clear"/>
        <w:spacing w:after="0" w:line="276" w:lineRule="auto"/>
        <w:ind w:left="12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автоматичний дозатор лікувальних речовин – щонайменше 10;</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C">
      <w:pPr>
        <w:shd w:fill="ffffff" w:val="clear"/>
        <w:spacing w:after="0" w:line="276" w:lineRule="auto"/>
        <w:ind w:left="12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D">
      <w:pPr>
        <w:shd w:fill="ffffff" w:val="clear"/>
        <w:spacing w:after="0" w:line="276" w:lineRule="auto"/>
        <w:ind w:left="12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глюкометр;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E">
      <w:pPr>
        <w:shd w:fill="ffffff" w:val="clear"/>
        <w:spacing w:after="0" w:line="276" w:lineRule="auto"/>
        <w:ind w:left="12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тонометр та/або тонометр педіатричний з манжетками для дітей різного віку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2F">
      <w:pPr>
        <w:shd w:fill="ffffff" w:val="clear"/>
        <w:spacing w:after="0" w:line="276" w:lineRule="auto"/>
        <w:ind w:left="12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термометр безконтактний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0">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2.2. У палаті інтенсивної терапії</w:t>
      </w:r>
      <w:r w:rsidDel="00000000" w:rsidR="00000000" w:rsidRPr="00000000">
        <w:rPr>
          <w:rFonts w:ascii="Times New Roman" w:cs="Times New Roman" w:eastAsia="Times New Roman" w:hAnsi="Times New Roman"/>
          <w:sz w:val="24"/>
          <w:szCs w:val="24"/>
          <w:highlight w:val="white"/>
          <w:rtl w:val="0"/>
        </w:rPr>
        <w:t xml:space="preserve">: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1">
      <w:pPr>
        <w:shd w:fill="ffffff" w:val="clear"/>
        <w:spacing w:after="0" w:line="276" w:lineRule="auto"/>
        <w:ind w:left="9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приєднання внутрішніх мереж відділення до автономного резервного джерела електропостачання відповідно до нормативно-технічних документів;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2">
      <w:pPr>
        <w:shd w:fill="ffffff" w:val="clear"/>
        <w:spacing w:after="0" w:line="276" w:lineRule="auto"/>
        <w:ind w:left="9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централізована система киснезабезпечення з джерелом медичного кисню (центральний кисневий пункт та/або киснево-газифікаційна станція, та/або кисневий/і концентратор/и), що здатна підтримувати концентрацію кисню на рівні не менше 93±3%,  тиск на рівні не менше 0,4 МПа, потік на рівні не менше 20 л/хв;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3">
      <w:pPr>
        <w:shd w:fill="ffffff" w:val="clear"/>
        <w:spacing w:after="0" w:line="276" w:lineRule="auto"/>
        <w:ind w:left="9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апарат штучної вентиляції легенів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4">
      <w:pPr>
        <w:shd w:fill="ffffff" w:val="clear"/>
        <w:spacing w:after="0" w:line="276" w:lineRule="auto"/>
        <w:ind w:left="9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система моніторингу фізіологічних показників одного пацієнта (неінвазивний АТ, ЧСС, ЕКГ, SpO2, t та інш.)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5">
      <w:pPr>
        <w:shd w:fill="ffffff" w:val="clear"/>
        <w:spacing w:after="0" w:line="276" w:lineRule="auto"/>
        <w:ind w:left="9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6">
      <w:pPr>
        <w:shd w:fill="ffffff" w:val="clear"/>
        <w:spacing w:after="0" w:line="276" w:lineRule="auto"/>
        <w:ind w:left="9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автоматичний дозатор лікувальних речовин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7">
      <w:pPr>
        <w:shd w:fill="ffffff" w:val="clear"/>
        <w:spacing w:after="0" w:line="276" w:lineRule="auto"/>
        <w:ind w:left="9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8">
      <w:pPr>
        <w:shd w:fill="ffffff" w:val="clear"/>
        <w:spacing w:after="0" w:line="276" w:lineRule="auto"/>
        <w:ind w:left="9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9">
      <w:pPr>
        <w:shd w:fill="ffffff" w:val="clear"/>
        <w:spacing w:after="0" w:line="276" w:lineRule="auto"/>
        <w:ind w:left="9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A">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3.   У лабораторії: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B">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гематологічний аналізатор –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C">
      <w:pPr>
        <w:shd w:fill="ffffff" w:val="clear"/>
        <w:spacing w:after="0" w:line="276" w:lineRule="auto"/>
        <w:ind w:left="4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   біохімічний аналізатор –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D">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Додаткові вимоги до переліку обладнання:</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E">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У ЗОЗ:</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3F">
      <w:pPr>
        <w:shd w:fill="ffffff" w:val="clear"/>
        <w:spacing w:after="0" w:line="276" w:lineRule="auto"/>
        <w:ind w:left="13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шейкер-перемішувач тромбоконцентрату;</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0">
      <w:pPr>
        <w:shd w:fill="ffffff" w:val="clear"/>
        <w:spacing w:after="0" w:line="276" w:lineRule="auto"/>
        <w:ind w:left="136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інкубатор;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1">
      <w:pPr>
        <w:shd w:fill="ffffff" w:val="clear"/>
        <w:spacing w:after="0" w:before="24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2.За місцем надання медичних послуг:</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2">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2.1. В онкогематологічному відділенні: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3">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централізована та/або змішана, та/або децентралізована система киснезабезпечення з наявністю кисневих вихідних точок (розеток) додатково у 20% ліжок відділення (місця надання послуги);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4">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система моніторингу фізіологічних показників одного пацієнта (неінвазивний АТ, ЧСС, ЕКГ, SpO2, t) – щонайменше 4, з комплектами відповідних манжеток та датчиків (для лікування дітей);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5">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пульсоксиметр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6">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система ультразвукової візуалізації, зокрема на основі ефекту Доплера;</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7">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електрокардіограф багатоканальний;</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8">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автоматичний дозатор лікувальних речовин – щонайменше 5;</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9">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A">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глюкометр;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B">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тонометр та/або тонометр педіатричний з манжетками для дітей різного віку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C">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термометр безконтактний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D">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2.2. У палаті інтенсивної терапії онкогематологічного відділення: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E">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апарат штучної вентиляції легенів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4F">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система моніторингу фізіологічних показників одного пацієнта (неінвазивний АТ, ЧСС, ЕКГ, SpO2, t та інш.) – щонайменше 2;</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0">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аспіратор (відсмоктувач);</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1">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автоматичний дозатор лікувальних речовин – щонайменше 4;</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2">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портативний дефібрилятор з функцією синхронізації;</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3">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мішок ручної вентиляції легенів;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4">
      <w:pPr>
        <w:shd w:fill="ffffff" w:val="clear"/>
        <w:spacing w:after="0" w:line="276" w:lineRule="auto"/>
        <w:ind w:left="36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w:t>
      </w:r>
      <w:r w:rsidDel="00000000" w:rsidR="00000000" w:rsidRPr="00000000">
        <w:rPr>
          <w:rFonts w:ascii="Times New Roman" w:cs="Times New Roman" w:eastAsia="Times New Roman" w:hAnsi="Times New Roman"/>
          <w:sz w:val="14"/>
          <w:szCs w:val="14"/>
          <w:highlight w:val="white"/>
          <w:rtl w:val="0"/>
        </w:rPr>
        <w:t xml:space="preserve"> </w:t>
        <w:tab/>
      </w:r>
      <w:r w:rsidDel="00000000" w:rsidR="00000000" w:rsidRPr="00000000">
        <w:rPr>
          <w:rFonts w:ascii="Times New Roman" w:cs="Times New Roman" w:eastAsia="Times New Roman" w:hAnsi="Times New Roman"/>
          <w:sz w:val="24"/>
          <w:szCs w:val="24"/>
          <w:highlight w:val="white"/>
          <w:rtl w:val="0"/>
        </w:rPr>
        <w:t xml:space="preserve">ларингоскоп з набором клинків.</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5">
      <w:pPr>
        <w:shd w:fill="ffffff" w:val="clear"/>
        <w:spacing w:after="0" w:before="240" w:line="276" w:lineRule="auto"/>
        <w:jc w:val="both"/>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Інші вимоги: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6">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     </w:t>
        <w:tab/>
        <w:t xml:space="preserve">Наявність ліцензії на провадження господарської діяльності з медичної практики за спеціальністю анестезіологія та/або дитяча анестезіологія, онкологія та/або дитяча онкологія, гематологія та/або дитяча гематологія.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7">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     </w:t>
        <w:tab/>
        <w:t xml:space="preserve">Наявність ліцензії на провадження господарської діяльності, пов'язаної з обігом наркотичних засобів, психотропних речовин і прекурсорів (зберігання, використання).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8">
      <w:pPr>
        <w:shd w:fill="ffffff" w:val="clear"/>
        <w:spacing w:after="0" w:line="276"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     </w:t>
        <w:tab/>
        <w:t xml:space="preserve">Наявність ліцензії на право провадження діяльності з використання джерел іонізуючого випромінювання (експлуатація) або державна реєстрація джерел іонізуючого випромінювання в Державному регістрі джерел іонізуючого випромінювання (на обладнання, експлуатація якого не потребує ліцензування) на все обладнання, яке визначено в умовах закупівлі та потребує такої ліцензії. </w:t>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9">
      <w:pPr>
        <w:shd w:fill="ffffff" w:val="clear"/>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4.     </w:t>
        <w:tab/>
        <w:t xml:space="preserve">Забезпечення виконання вимог наказу Міністерства охорони здоров’я України «Про систему онкологічної допомоги населенню України» від 01 жовтня 2013 р. № 845, зареєстрованого в Міністерстві юстиції України </w:t>
      </w:r>
      <w:r w:rsidDel="00000000" w:rsidR="00000000" w:rsidRPr="00000000">
        <w:rPr>
          <w:rFonts w:ascii="Times New Roman" w:cs="Times New Roman" w:eastAsia="Times New Roman" w:hAnsi="Times New Roman"/>
          <w:color w:val="333333"/>
          <w:sz w:val="24"/>
          <w:szCs w:val="24"/>
          <w:highlight w:val="white"/>
          <w:rtl w:val="0"/>
        </w:rPr>
        <w:t xml:space="preserve">16 січня 2014 р. за № 77/24854, </w:t>
      </w:r>
      <w:r w:rsidDel="00000000" w:rsidR="00000000" w:rsidRPr="00000000">
        <w:rPr>
          <w:rFonts w:ascii="Times New Roman" w:cs="Times New Roman" w:eastAsia="Times New Roman" w:hAnsi="Times New Roman"/>
          <w:sz w:val="24"/>
          <w:szCs w:val="24"/>
          <w:highlight w:val="white"/>
          <w:rtl w:val="0"/>
        </w:rPr>
        <w:t xml:space="preserve">щодо реєстрації випадків раку.</w:t>
      </w: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A">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B">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p xmlns:w="http://schemas.openxmlformats.org/wordprocessingml/2006/main" xmlns:w14="http://schemas.microsoft.com/office/word/2010/wordml"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rsidR="00000000" w:rsidDel="00000000" w:rsidP="00000000" w:rsidRDefault="00000000" w:rsidRPr="00000000" w14:paraId="0000185C">
      <w:pPr>
        <w:shd w:fill="ffffff" w:val="clear"/>
        <w:spacing w:after="0" w:line="240" w:lineRule="auto"/>
        <w:jc w:val="both"/>
        <w:rPr>
          <w:rFonts w:ascii="Times New Roman" w:cs="Times New Roman" w:eastAsia="Times New Roman" w:hAnsi="Times New Roman"/>
          <w:sz w:val="24"/>
          <w:szCs w:val="24"/>
        </w:rPr>
      </w:pPr>
      <w:r w:rsidDel="00000000" w:rsidR="00000000" w:rsidRPr="00000000">
        <w:rPr>
          <w:rtl w:val="0"/>
        </w:rPr>
      </w:r>
    </w:p>
    <w:sectPr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gSz w:h="16838" w:w="11906" w:orient="portrait"/>
      <w:pgMar w:bottom="1134" w:top="1134" w:left="1701" w:right="85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a" w:id="13" w:date="2026-05-18T08:02:39Z">
    <w:p w:rsidR="00000000" w:rsidDel="00000000" w:rsidP="00000000" w:rsidRDefault="00000000" w:rsidRPr="00000000" w14:paraId="00002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назва спеціалізації Лаборант (медицини), проте у кваліфікаційних вимогах збережено "лаборант"</w:t>
      </w:r>
    </w:p>
  </w:comment>
  <w:comment w:author="Вікторія Ісаюк" w:id="51" w:date="2026-01-13T09:18:45Z">
    <w:p w:rsidR="00000000" w:rsidDel="00000000" w:rsidP="00000000" w:rsidRDefault="00000000" w:rsidRPr="00000000" w14:paraId="00002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2027 рік прописати всі аналізи як у КЛДП НК 027:2019</w:t>
      </w:r>
    </w:p>
  </w:comment>
  <w:comment w:author="Julia" w:id="71" w:date="2026-05-18T12:56:39Z">
    <w:p w:rsidR="00000000" w:rsidDel="00000000" w:rsidP="00000000" w:rsidRDefault="00000000" w:rsidRPr="00000000" w14:paraId="00002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варто уточнити, оскільки логопеди були тимчасово</w:t>
      </w:r>
    </w:p>
  </w:comment>
  <w:comment w:author="Альбіна Волошина" w:id="8" w:date="2026-05-13T08:01:43Z">
    <w:p w:rsidR="00000000" w:rsidDel="00000000" w:rsidP="00000000" w:rsidRDefault="00000000" w:rsidRPr="00000000" w14:paraId="00002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w:t>
        <w:tab/>
        <w:t xml:space="preserve">ведення медичної документації та внесення медичних записів до системи;</w:t>
      </w:r>
    </w:p>
  </w:comment>
  <w:comment w:author="Альбіна Волошина" w:id="20" w:date="2026-05-13T12:12:50Z">
    <w:p w:rsidR="00000000" w:rsidDel="00000000" w:rsidP="00000000" w:rsidRDefault="00000000" w:rsidRPr="00000000" w14:paraId="00002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є ще логопеди</w:t>
      </w:r>
    </w:p>
  </w:comment>
  <w:comment w:author="Альбіна Волошина" w:id="22" w:date="2026-05-13T12:19:10Z">
    <w:p w:rsidR="00000000" w:rsidDel="00000000" w:rsidP="00000000" w:rsidRDefault="00000000" w:rsidRPr="00000000" w14:paraId="00002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 тому що ведення документації</w:t>
      </w:r>
    </w:p>
  </w:comment>
  <w:comment w:author="Альбіна Волошина" w:id="58" w:date="2026-05-18T12:41:37Z">
    <w:p w:rsidR="00000000" w:rsidDel="00000000" w:rsidP="00000000" w:rsidRDefault="00000000" w:rsidRPr="00000000" w14:paraId="00002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Вікторія Ісаюк" w:id="67" w:date="2026-04-06T14:09:08Z">
    <w:p w:rsidR="00000000" w:rsidDel="00000000" w:rsidP="00000000" w:rsidRDefault="00000000" w:rsidRPr="00000000" w14:paraId="00002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МОЗ хоче внести Зміни до Порядку проведення замісної підтримувальної терапії осіб з психічними та поведінковими розладами внаслідок вживання опіоїдів на 2027 рік. Ми поки не погодили</w:t>
      </w:r>
    </w:p>
  </w:comment>
  <w:comment w:author="Альбіна Волошина" w:id="9" w:date="2026-05-13T08:03:35Z">
    <w:p w:rsidR="00000000" w:rsidDel="00000000" w:rsidP="00000000" w:rsidRDefault="00000000" w:rsidRPr="00000000" w14:paraId="00002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по 410, то виходить, що допоміжні - ведення медичної документації та внесення медичних записів до системи;</w:t>
      </w:r>
    </w:p>
  </w:comment>
  <w:comment w:author="Альбіна Волошина" w:id="24" w:date="2026-05-13T12:35:41Z">
    <w:p w:rsidR="00000000" w:rsidDel="00000000" w:rsidP="00000000" w:rsidRDefault="00000000" w:rsidRPr="00000000" w14:paraId="00002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Olena Kovalova" w:id="52" w:date="2026-04-16T11:39:56Z">
    <w:p w:rsidR="00000000" w:rsidDel="00000000" w:rsidP="00000000" w:rsidRDefault="00000000" w:rsidRPr="00000000" w14:paraId="00002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інші лабораторні дослідження</w:t>
      </w:r>
    </w:p>
  </w:comment>
  <w:comment w:author="Альбіна Волошина" w:id="60" w:date="2026-05-18T12:43:53Z">
    <w:p w:rsidR="00000000" w:rsidDel="00000000" w:rsidP="00000000" w:rsidRDefault="00000000" w:rsidRPr="00000000" w14:paraId="00002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Альбіна Волошина" w:id="64" w:date="2026-05-18T12:43:53Z">
    <w:p w:rsidR="00000000" w:rsidDel="00000000" w:rsidP="00000000" w:rsidRDefault="00000000" w:rsidRPr="00000000" w14:paraId="00002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 бо це ж наче на надання медичної послуги не впливає, по 410 більше до базових відноситься, але можливо взагалі допоміжні</w:t>
      </w:r>
    </w:p>
  </w:comment>
  <w:comment w:author="Вікторія Ісаюк" w:id="50" w:date="2026-01-13T08:25:08Z">
    <w:p w:rsidR="00000000" w:rsidDel="00000000" w:rsidP="00000000" w:rsidRDefault="00000000" w:rsidRPr="00000000" w14:paraId="00002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α-нафтилацетатестерази. Правильно</w:t>
      </w:r>
    </w:p>
  </w:comment>
  <w:comment w:author="Альбіна Волошина" w:id="11" w:date="2026-05-13T09:17:08Z">
    <w:p w:rsidR="00000000" w:rsidDel="00000000" w:rsidP="00000000" w:rsidRDefault="00000000" w:rsidRPr="00000000" w14:paraId="00002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28" w:date="2026-05-13T12:50:46Z">
    <w:p w:rsidR="00000000" w:rsidDel="00000000" w:rsidP="00000000" w:rsidRDefault="00000000" w:rsidRPr="00000000" w14:paraId="00002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8" w:date="2026-05-14T12:56:18Z">
    <w:p w:rsidR="00000000" w:rsidDel="00000000" w:rsidP="00000000" w:rsidRDefault="00000000" w:rsidRPr="00000000" w14:paraId="00002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26" w:date="2026-05-13T12:44:40Z">
    <w:p w:rsidR="00000000" w:rsidDel="00000000" w:rsidP="00000000" w:rsidRDefault="00000000" w:rsidRPr="00000000" w14:paraId="00002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6" w:date="2026-02-03T10:15:59Z">
    <w:p w:rsidR="00000000" w:rsidDel="00000000" w:rsidP="00000000" w:rsidRDefault="00000000" w:rsidRPr="00000000" w14:paraId="00002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додати дорослого</w:t>
      </w:r>
    </w:p>
  </w:comment>
  <w:comment w:author="Альбіна Волошина" w:id="27" w:date="2026-05-13T12:50:07Z">
    <w:p w:rsidR="00000000" w:rsidDel="00000000" w:rsidP="00000000" w:rsidRDefault="00000000" w:rsidRPr="00000000" w14:paraId="00002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Julia" w:id="66" w:date="2026-05-18T12:19:30Z">
    <w:p w:rsidR="00000000" w:rsidDel="00000000" w:rsidP="00000000" w:rsidRDefault="00000000" w:rsidRPr="00000000" w14:paraId="00002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окремої спеціальності для цього нема</w:t>
      </w:r>
    </w:p>
  </w:comment>
  <w:comment w:author="Альбіна Волошина" w:id="14" w:date="2026-05-13T09:39:41Z">
    <w:p w:rsidR="00000000" w:rsidDel="00000000" w:rsidP="00000000" w:rsidRDefault="00000000" w:rsidRPr="00000000" w14:paraId="00002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Альбіна Волошина" w:id="12" w:date="2026-05-13T09:18:19Z">
    <w:p w:rsidR="00000000" w:rsidDel="00000000" w:rsidP="00000000" w:rsidRDefault="00000000" w:rsidRPr="00000000" w14:paraId="00002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15" w:date="2026-05-13T09:18:19Z">
    <w:p w:rsidR="00000000" w:rsidDel="00000000" w:rsidP="00000000" w:rsidRDefault="00000000" w:rsidRPr="00000000" w14:paraId="00002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3" w:date="2026-05-13T09:18:19Z">
    <w:p w:rsidR="00000000" w:rsidDel="00000000" w:rsidP="00000000" w:rsidRDefault="00000000" w:rsidRPr="00000000" w14:paraId="00002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29" w:date="2026-05-13T09:18:19Z">
    <w:p w:rsidR="00000000" w:rsidDel="00000000" w:rsidP="00000000" w:rsidRDefault="00000000" w:rsidRPr="00000000" w14:paraId="00002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0" w:date="2026-05-13T09:18:19Z">
    <w:p w:rsidR="00000000" w:rsidDel="00000000" w:rsidP="00000000" w:rsidRDefault="00000000" w:rsidRPr="00000000" w14:paraId="00002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33" w:date="2026-05-13T09:18:19Z">
    <w:p w:rsidR="00000000" w:rsidDel="00000000" w:rsidP="00000000" w:rsidRDefault="00000000" w:rsidRPr="00000000" w14:paraId="00002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3" w:date="2026-05-13T09:18:19Z">
    <w:p w:rsidR="00000000" w:rsidDel="00000000" w:rsidP="00000000" w:rsidRDefault="00000000" w:rsidRPr="00000000" w14:paraId="00002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7" w:date="2026-05-13T09:18:19Z">
    <w:p w:rsidR="00000000" w:rsidDel="00000000" w:rsidP="00000000" w:rsidRDefault="00000000" w:rsidRPr="00000000" w14:paraId="00002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59" w:date="2026-05-13T09:18:19Z">
    <w:p w:rsidR="00000000" w:rsidDel="00000000" w:rsidP="00000000" w:rsidRDefault="00000000" w:rsidRPr="00000000" w14:paraId="00002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1" w:date="2026-05-13T09:18:19Z">
    <w:p w:rsidR="00000000" w:rsidDel="00000000" w:rsidP="00000000" w:rsidRDefault="00000000" w:rsidRPr="00000000" w14:paraId="00002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68" w:date="2026-05-13T09:18:19Z">
    <w:p w:rsidR="00000000" w:rsidDel="00000000" w:rsidP="00000000" w:rsidRDefault="00000000" w:rsidRPr="00000000" w14:paraId="00002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7" w:date="2026-05-13T09:18:19Z">
    <w:p w:rsidR="00000000" w:rsidDel="00000000" w:rsidP="00000000" w:rsidRDefault="00000000" w:rsidRPr="00000000" w14:paraId="00002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2" w:date="2026-05-13T09:18:19Z">
    <w:p w:rsidR="00000000" w:rsidDel="00000000" w:rsidP="00000000" w:rsidRDefault="00000000" w:rsidRPr="00000000" w14:paraId="00002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3" w:date="2026-05-13T09:18:19Z">
    <w:p w:rsidR="00000000" w:rsidDel="00000000" w:rsidP="00000000" w:rsidRDefault="00000000" w:rsidRPr="00000000" w14:paraId="00002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84" w:date="2026-05-13T09:18:19Z">
    <w:p w:rsidR="00000000" w:rsidDel="00000000" w:rsidP="00000000" w:rsidRDefault="00000000" w:rsidRPr="00000000" w14:paraId="00002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критеріями в 410 не визначено</w:t>
      </w:r>
    </w:p>
  </w:comment>
  <w:comment w:author="Альбіна Волошина" w:id="76" w:date="2026-05-13T09:22:58Z">
    <w:p w:rsidR="00000000" w:rsidDel="00000000" w:rsidP="00000000" w:rsidRDefault="00000000" w:rsidRPr="00000000" w14:paraId="00002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21</w:t>
      </w:r>
    </w:p>
  </w:comment>
  <w:comment w:author="Альбіна Волошина" w:id="40" w:date="2026-05-13T14:44:39Z">
    <w:p w:rsidR="00000000" w:rsidDel="00000000" w:rsidP="00000000" w:rsidRDefault="00000000" w:rsidRPr="00000000" w14:paraId="00002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 на 2027 рік?</w:t>
      </w:r>
    </w:p>
  </w:comment>
  <w:comment w:author="Альбіна Волошина" w:id="55" w:date="2026-05-14T13:28:46Z">
    <w:p w:rsidR="00000000" w:rsidDel="00000000" w:rsidP="00000000" w:rsidRDefault="00000000" w:rsidRPr="00000000" w14:paraId="00002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41" w:date="2026-05-14T12:45:46Z">
    <w:p w:rsidR="00000000" w:rsidDel="00000000" w:rsidP="00000000" w:rsidRDefault="00000000" w:rsidRPr="00000000" w14:paraId="00002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2" w:date="2026-05-14T12:45:46Z">
    <w:p w:rsidR="00000000" w:rsidDel="00000000" w:rsidP="00000000" w:rsidRDefault="00000000" w:rsidRPr="00000000" w14:paraId="00002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же всі підпункти мають бути критичними, вірно?</w:t>
      </w:r>
    </w:p>
  </w:comment>
  <w:comment w:author="Альбіна Волошина" w:id="47" w:date="2026-05-14T12:56:01Z">
    <w:p w:rsidR="00000000" w:rsidDel="00000000" w:rsidP="00000000" w:rsidRDefault="00000000" w:rsidRPr="00000000" w14:paraId="00002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5" w:date="2026-05-14T12:55:43Z">
    <w:p w:rsidR="00000000" w:rsidDel="00000000" w:rsidP="00000000" w:rsidRDefault="00000000" w:rsidRPr="00000000" w14:paraId="00002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Olena Kovalova" w:id="39" w:date="2025-12-11T07:49:44Z">
    <w:p w:rsidR="00000000" w:rsidDel="00000000" w:rsidP="00000000" w:rsidRDefault="00000000" w:rsidRPr="00000000" w14:paraId="00002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прописати для згальних окремо</w:t>
      </w:r>
    </w:p>
  </w:comment>
  <w:comment w:author="Альбіна Волошина" w:id="44" w:date="2026-05-14T12:55:33Z">
    <w:p w:rsidR="00000000" w:rsidDel="00000000" w:rsidP="00000000" w:rsidRDefault="00000000" w:rsidRPr="00000000" w14:paraId="00002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49" w:date="2026-05-14T12:56:57Z">
    <w:p w:rsidR="00000000" w:rsidDel="00000000" w:rsidP="00000000" w:rsidRDefault="00000000" w:rsidRPr="00000000" w14:paraId="00002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залишаємо?</w:t>
      </w:r>
    </w:p>
  </w:comment>
  <w:comment w:author="Альбіна Волошина" w:id="56" w:date="2026-05-14T13:58:47Z">
    <w:p w:rsidR="00000000" w:rsidDel="00000000" w:rsidP="00000000" w:rsidRDefault="00000000" w:rsidRPr="00000000" w14:paraId="00002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Альбіна Волошина" w:id="75" w:date="2026-02-05T11:45:40Z">
    <w:p w:rsidR="00000000" w:rsidDel="00000000" w:rsidP="00000000" w:rsidRDefault="00000000" w:rsidRPr="00000000" w14:paraId="00002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з пунктом 24</w:t>
      </w:r>
    </w:p>
  </w:comment>
  <w:comment w:author="Альбіна Волошина" w:id="54" w:date="2026-05-14T13:27:30Z">
    <w:p w:rsidR="00000000" w:rsidDel="00000000" w:rsidP="00000000" w:rsidRDefault="00000000" w:rsidRPr="00000000" w14:paraId="00002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Альбіна Волошина" w:id="62" w:date="2026-05-18T13:03:58Z">
    <w:p w:rsidR="00000000" w:rsidDel="00000000" w:rsidP="00000000" w:rsidRDefault="00000000" w:rsidRPr="00000000" w14:paraId="00002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63" w:date="2026-05-18T13:11:33Z">
    <w:p w:rsidR="00000000" w:rsidDel="00000000" w:rsidP="00000000" w:rsidRDefault="00000000" w:rsidRPr="00000000" w14:paraId="00002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Olena Kovalova" w:id="65" w:date="2026-05-18T07:12:26Z">
    <w:p w:rsidR="00000000" w:rsidDel="00000000" w:rsidP="00000000" w:rsidRDefault="00000000" w:rsidRPr="00000000" w14:paraId="00002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наказі про тбц -Систематичний скринінг на ТБ серед ЛЖВ проводить лікуючий лікар,</w:t>
      </w:r>
    </w:p>
    <w:p w:rsidR="00000000" w:rsidDel="00000000" w:rsidP="00000000" w:rsidRDefault="00000000" w:rsidRPr="00000000" w14:paraId="00002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веде випадок ВІЛ-інфекції. Серед дітей віком до 10 років використовується алгоритм симптоматичного скринінгу. Скринінгове анкетування стосовно чинників ризику та симптомів, що</w:t>
      </w:r>
    </w:p>
    <w:p w:rsidR="00000000" w:rsidDel="00000000" w:rsidP="00000000" w:rsidRDefault="00000000" w:rsidRPr="00000000" w14:paraId="00002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свідчать про ТБ (додаток 8 до Стандартів) серед ЛЖВ проводяться під час</w:t>
      </w:r>
    </w:p>
    <w:p w:rsidR="00000000" w:rsidDel="00000000" w:rsidP="00000000" w:rsidRDefault="00000000" w:rsidRPr="00000000" w14:paraId="00002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кожного контакту з медичним працівником незалежно від причини звернення за</w:t>
      </w:r>
    </w:p>
    <w:p w:rsidR="00000000" w:rsidDel="00000000" w:rsidP="00000000" w:rsidRDefault="00000000" w:rsidRPr="00000000" w14:paraId="00002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медичною допомогою</w:t>
      </w:r>
    </w:p>
  </w:comment>
  <w:comment w:author="Julia" w:id="17" w:date="2026-05-18T08:21:08Z">
    <w:p w:rsidR="00000000" w:rsidDel="00000000" w:rsidP="00000000" w:rsidRDefault="00000000" w:rsidRPr="00000000" w14:paraId="00002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 2025 спеціалізація щодо терапевта мовлення та мови (тимчасово були логопеди) https://moz.gov.ua/uk/startuye-intensivna-programa-specializaciyi-terapiya-movi-ta-movlennya</w:t>
      </w:r>
    </w:p>
  </w:comment>
  <w:comment w:author="Альбіна Волошина" w:id="32" w:date="2026-05-13T13:30:58Z">
    <w:p w:rsidR="00000000" w:rsidDel="00000000" w:rsidP="00000000" w:rsidRDefault="00000000" w:rsidRPr="00000000" w14:paraId="00002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w:t>
      </w:r>
    </w:p>
  </w:comment>
  <w:comment w:author="Julia" w:id="6" w:date="2026-05-13T13:56:15Z">
    <w:p w:rsidR="00000000" w:rsidDel="00000000" w:rsidP="00000000" w:rsidRDefault="00000000" w:rsidRPr="00000000" w14:paraId="00002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тут уточнюємо, тому не змінюю</w:t>
      </w:r>
    </w:p>
  </w:comment>
  <w:comment w:author="Olena Kovalova" w:id="38" w:date="2025-12-04T07:58:54Z">
    <w:p w:rsidR="00000000" w:rsidDel="00000000" w:rsidP="00000000" w:rsidRDefault="00000000" w:rsidRPr="00000000" w14:paraId="00002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не потрібно цього?</w:t>
      </w:r>
    </w:p>
  </w:comment>
  <w:comment w:author="Julia" w:id="0" w:date="2026-05-13T13:55:46Z">
    <w:p w:rsidR="00000000" w:rsidDel="00000000" w:rsidP="00000000" w:rsidRDefault="00000000" w:rsidRPr="00000000" w14:paraId="00002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посади нема, але в цьому документів ми уточнюнємо (нижче) які це саме лікарі, тому доцільності зміни нема</w:t>
      </w:r>
    </w:p>
  </w:comment>
  <w:comment w:author="Julia" w:id="81" w:date="2026-05-18T14:32:47Z">
    <w:p w:rsidR="00000000" w:rsidDel="00000000" w:rsidP="00000000" w:rsidRDefault="00000000" w:rsidRPr="00000000" w14:paraId="00002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такої спеціалізації не знайшла, можливо: лікар-лаборант-генетик:</w:t>
      </w:r>
    </w:p>
  </w:comment>
  <w:comment w:author="Julia" w:id="78" w:date="2026-05-18T13:25:57Z">
    <w:p w:rsidR="00000000" w:rsidDel="00000000" w:rsidP="00000000" w:rsidRDefault="00000000" w:rsidRPr="00000000" w14:paraId="00002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нема даної виокремленої спеціальності</w:t>
      </w:r>
    </w:p>
  </w:comment>
  <w:comment w:author="Альбіна Волошина" w:id="34" w:date="2026-05-13T14:24:49Z">
    <w:p w:rsidR="00000000" w:rsidDel="00000000" w:rsidP="00000000" w:rsidRDefault="00000000" w:rsidRPr="00000000" w14:paraId="00002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35" w:date="2026-05-13T14:24:49Z">
    <w:p w:rsidR="00000000" w:rsidDel="00000000" w:rsidP="00000000" w:rsidRDefault="00000000" w:rsidRPr="00000000" w14:paraId="00002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3" w:date="2026-05-18T14:27:30Z">
    <w:p w:rsidR="00000000" w:rsidDel="00000000" w:rsidP="00000000" w:rsidRDefault="00000000" w:rsidRPr="00000000" w14:paraId="00002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4" w:date="2026-05-18T14:27:30Z">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79" w:date="2025-12-03T11:07:33Z">
    <w:p w:rsidR="00000000" w:rsidDel="00000000" w:rsidP="00000000" w:rsidRDefault="00000000" w:rsidRPr="00000000" w14:paraId="00002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портативний дефібрилятор з функцією синхронізації, зокрема, з</w:t>
      </w:r>
    </w:p>
    <w:p w:rsidR="00000000" w:rsidDel="00000000" w:rsidP="00000000" w:rsidRDefault="00000000" w:rsidRPr="00000000" w14:paraId="00002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електродами для дефібриляції дітей усіх вікових груп у випадку надання</w:t>
      </w:r>
    </w:p>
    <w:p w:rsidR="00000000" w:rsidDel="00000000" w:rsidP="00000000" w:rsidRDefault="00000000" w:rsidRPr="00000000" w14:paraId="00002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допомоги дітям</w:t>
      </w:r>
    </w:p>
  </w:comment>
  <w:comment w:author="Альбіна Волошина" w:id="7" w:date="2026-05-12T14:42:37Z">
    <w:p w:rsidR="00000000" w:rsidDel="00000000" w:rsidP="00000000" w:rsidRDefault="00000000" w:rsidRPr="00000000" w14:paraId="00002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індикатори не відносимо?</w:t>
      </w:r>
    </w:p>
  </w:comment>
  <w:comment w:author="Альбіна Волошина" w:id="5" w:date="2026-05-12T14:37:28Z">
    <w:p w:rsidR="00000000" w:rsidDel="00000000" w:rsidP="00000000" w:rsidRDefault="00000000" w:rsidRPr="00000000" w14:paraId="00002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72" w:date="2026-05-18T14:24:09Z">
    <w:p w:rsidR="00000000" w:rsidDel="00000000" w:rsidP="00000000" w:rsidRDefault="00000000" w:rsidRPr="00000000" w14:paraId="00002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допоміжні</w:t>
      </w:r>
    </w:p>
  </w:comment>
  <w:comment w:author="Альбіна Волошина" w:id="37" w:date="2026-05-13T14:34:17Z">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вказуємо тут?</w:t>
      </w:r>
    </w:p>
  </w:comment>
  <w:comment w:author="Альбіна Волошина" w:id="70" w:date="2026-05-18T14:15:47Z">
    <w:p w:rsidR="00000000" w:rsidDel="00000000" w:rsidP="00000000" w:rsidRDefault="00000000" w:rsidRPr="00000000" w14:paraId="00002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4" w:date="2026-05-12T14:16:06Z">
    <w:p w:rsidR="00000000" w:rsidDel="00000000" w:rsidP="00000000" w:rsidRDefault="00000000" w:rsidRPr="00000000" w14:paraId="00002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1" w:date="2026-05-12T14:07:51Z">
    <w:p w:rsidR="00000000" w:rsidDel="00000000" w:rsidP="00000000" w:rsidRDefault="00000000" w:rsidRPr="00000000" w14:paraId="00002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Альбіна Волошина" w:id="3" w:date="2026-05-12T14:12:45Z">
    <w:p w:rsidR="00000000" w:rsidDel="00000000" w:rsidP="00000000" w:rsidRDefault="00000000" w:rsidRPr="00000000" w14:paraId="00002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базові?</w:t>
      </w:r>
    </w:p>
  </w:comment>
  <w:comment w:author="Альбіна Волошина" w:id="80" w:date="2025-12-19T14:39:15Z">
    <w:p w:rsidR="00000000" w:rsidDel="00000000" w:rsidP="00000000" w:rsidRDefault="00000000" w:rsidRPr="00000000" w14:paraId="00002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зміни відправлені в МОЗ</w:t>
      </w:r>
    </w:p>
  </w:comment>
  <w:comment w:author="Альбіна Волошина" w:id="31" w:date="2026-05-13T13:25:11Z">
    <w:p w:rsidR="00000000" w:rsidDel="00000000" w:rsidP="00000000" w:rsidRDefault="00000000" w:rsidRPr="00000000" w14:paraId="00002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з пунктом 28</w:t>
      </w:r>
    </w:p>
  </w:comment>
  <w:comment w:author="Альбіна Волошина" w:id="2" w:date="2026-05-12T14:11:31Z">
    <w:p w:rsidR="00000000" w:rsidDel="00000000" w:rsidP="00000000" w:rsidRDefault="00000000" w:rsidRPr="00000000" w14:paraId="00002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все ж таки базові?</w:t>
      </w:r>
    </w:p>
  </w:comment>
  <w:comment w:author="Альбіна Волошина" w:id="10" w:date="2026-05-13T08:07:59Z">
    <w:p w:rsidR="00000000" w:rsidDel="00000000" w:rsidP="00000000" w:rsidRDefault="00000000" w:rsidRPr="00000000" w14:paraId="00002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критичні?</w:t>
      </w:r>
    </w:p>
  </w:comment>
  <w:comment w:author="Julia" w:id="25" w:date="2026-05-15T13:21:57Z">
    <w:p w:rsidR="00000000" w:rsidDel="00000000" w:rsidP="00000000" w:rsidRDefault="00000000" w:rsidRPr="00000000" w14:paraId="00002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лише Психолога нема</w:t>
      </w:r>
    </w:p>
  </w:comment>
  <w:comment w:author="Julia" w:id="18" w:date="2026-05-15T13:03:19Z">
    <w:p w:rsidR="00000000" w:rsidDel="00000000" w:rsidP="00000000" w:rsidRDefault="00000000" w:rsidRPr="00000000" w14:paraId="00002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окремо ПСИХОЛОГ нема</w:t>
      </w:r>
    </w:p>
  </w:comment>
  <w:comment w:author="Альбіна Волошина" w:id="69" w:date="2026-05-18T13:37:42Z">
    <w:p w:rsidR="00000000" w:rsidDel="00000000" w:rsidP="00000000" w:rsidRDefault="00000000" w:rsidRPr="00000000" w14:paraId="00002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впевнена</w:t>
      </w:r>
    </w:p>
  </w:comment>
  <w:comment w:author="Julia" w:id="43" w:date="2026-05-18T09:57:21Z">
    <w:p w:rsidR="00000000" w:rsidDel="00000000" w:rsidP="00000000" w:rsidRDefault="00000000" w:rsidRPr="00000000" w14:paraId="00002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випуску 78 - нема 2 спеціальностей, ПРОТЕ є у наказі МОЗ № 1065 Деякі питання підготовки та професійної діяльності за професіям у сфері охорони здоров'я https://zakon.rada.gov.ua/laws/show/z1109-25#Text</w:t>
      </w:r>
    </w:p>
  </w:comment>
  <w:comment w:author="Julia" w:id="21" w:date="2026-05-15T13:09:49Z">
    <w:p w:rsidR="00000000" w:rsidDel="00000000" w:rsidP="00000000" w:rsidRDefault="00000000" w:rsidRPr="00000000" w14:paraId="00002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нема у Довіднику такої спеціальності</w:t>
      </w:r>
    </w:p>
  </w:comment>
  <w:comment w:author="Julia" w:id="19" w:date="2026-05-15T13:19:06Z">
    <w:p w:rsidR="00000000" w:rsidDel="00000000" w:rsidP="00000000" w:rsidRDefault="00000000" w:rsidRPr="00000000" w14:paraId="00002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Довіднику професій лікарів такої спеціальності нема, проте на сайті національно агенства кваліфікацій є "вчитель-логопед, логопед"</w:t>
      </w:r>
    </w:p>
  </w:comment>
  <w:comment w:author="Julia" w:id="36" w:date="2026-05-18T09:36:13Z">
    <w:p w:rsidR="00000000" w:rsidDel="00000000" w:rsidP="00000000" w:rsidRDefault="00000000" w:rsidRPr="00000000" w14:paraId="00002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Довіднику випуск 78  немає такої спеціальності</w:t>
      </w:r>
    </w:p>
  </w:comment>
  <w:comment w:author="Julia" w:id="46" w:date="2026-05-18T10:00:16Z">
    <w:p w:rsidR="00000000" w:rsidDel="00000000" w:rsidP="00000000" w:rsidRDefault="00000000" w:rsidRPr="00000000" w14:paraId="00002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або прибрати тут, або додати (медицина) і у позиціях вище</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23DA" w15:done="0"/>
  <w15:commentEx w15:paraId="000023DB" w15:done="0"/>
  <w15:commentEx w15:paraId="000023DC" w15:done="0"/>
  <w15:commentEx w15:paraId="000023DD" w15:done="0"/>
  <w15:commentEx w15:paraId="000023DE" w15:done="0"/>
  <w15:commentEx w15:paraId="000023DF" w15:done="0"/>
  <w15:commentEx w15:paraId="000023E0" w15:done="0"/>
  <w15:commentEx w15:paraId="000023E1" w15:done="0"/>
  <w15:commentEx w15:paraId="000023E2" w15:done="0"/>
  <w15:commentEx w15:paraId="000023E3" w15:done="0"/>
  <w15:commentEx w15:paraId="000023E4" w15:done="0"/>
  <w15:commentEx w15:paraId="000023E5" w15:done="0"/>
  <w15:commentEx w15:paraId="000023E6" w15:done="0"/>
  <w15:commentEx w15:paraId="000023E7" w15:done="0"/>
  <w15:commentEx w15:paraId="000023E8" w15:done="0"/>
  <w15:commentEx w15:paraId="000023E9" w15:done="0"/>
  <w15:commentEx w15:paraId="000023EA" w15:done="0"/>
  <w15:commentEx w15:paraId="000023EB" w15:done="0"/>
  <w15:commentEx w15:paraId="000023EC" w15:done="0"/>
  <w15:commentEx w15:paraId="000023ED" w15:done="0"/>
  <w15:commentEx w15:paraId="000023EE" w15:done="0"/>
  <w15:commentEx w15:paraId="000023EF" w15:done="0"/>
  <w15:commentEx w15:paraId="000023F0" w15:done="0"/>
  <w15:commentEx w15:paraId="000023F1" w15:done="0"/>
  <w15:commentEx w15:paraId="000023F2" w15:done="0"/>
  <w15:commentEx w15:paraId="000023F3" w15:done="0"/>
  <w15:commentEx w15:paraId="000023F4" w15:done="0"/>
  <w15:commentEx w15:paraId="000023F5" w15:done="0"/>
  <w15:commentEx w15:paraId="000023F6" w15:done="0"/>
  <w15:commentEx w15:paraId="000023F7" w15:done="0"/>
  <w15:commentEx w15:paraId="000023F8" w15:done="0"/>
  <w15:commentEx w15:paraId="000023F9" w15:done="0"/>
  <w15:commentEx w15:paraId="000023FA" w15:done="0"/>
  <w15:commentEx w15:paraId="000023FB" w15:done="0"/>
  <w15:commentEx w15:paraId="000023FC" w15:done="0"/>
  <w15:commentEx w15:paraId="000023FD" w15:done="0"/>
  <w15:commentEx w15:paraId="000023FE" w15:done="0"/>
  <w15:commentEx w15:paraId="000023FF" w15:done="0"/>
  <w15:commentEx w15:paraId="00002400" w15:done="0"/>
  <w15:commentEx w15:paraId="00002401" w15:done="0"/>
  <w15:commentEx w15:paraId="00002402" w15:done="0"/>
  <w15:commentEx w15:paraId="00002403" w15:done="0"/>
  <w15:commentEx w15:paraId="00002404" w15:done="0"/>
  <w15:commentEx w15:paraId="00002405" w15:done="0"/>
  <w15:commentEx w15:paraId="00002406" w15:done="0"/>
  <w15:commentEx w15:paraId="00002407" w15:done="0"/>
  <w15:commentEx w15:paraId="00002408" w15:done="0"/>
  <w15:commentEx w15:paraId="00002409" w15:done="0"/>
  <w15:commentEx w15:paraId="0000240A" w15:done="0"/>
  <w15:commentEx w15:paraId="0000240B" w15:done="0"/>
  <w15:commentEx w15:paraId="0000240C" w15:done="0"/>
  <w15:commentEx w15:paraId="0000240D" w15:done="0"/>
  <w15:commentEx w15:paraId="00002412" w15:done="0"/>
  <w15:commentEx w15:paraId="00002413" w15:done="0"/>
  <w15:commentEx w15:paraId="00002414" w15:done="0"/>
  <w15:commentEx w15:paraId="00002415" w15:done="0"/>
  <w15:commentEx w15:paraId="00002416" w15:done="0"/>
  <w15:commentEx w15:paraId="00002417" w15:done="0"/>
  <w15:commentEx w15:paraId="00002418" w15:done="0"/>
  <w15:commentEx w15:paraId="00002419" w15:done="0"/>
  <w15:commentEx w15:paraId="0000241A" w15:done="0"/>
  <w15:commentEx w15:paraId="0000241B" w15:done="0"/>
  <w15:commentEx w15:paraId="0000241C" w15:done="0"/>
  <w15:commentEx w15:paraId="0000241D" w15:done="0"/>
  <w15:commentEx w15:paraId="00002420" w15:done="0"/>
  <w15:commentEx w15:paraId="00002421" w15:done="0"/>
  <w15:commentEx w15:paraId="00002422" w15:done="0"/>
  <w15:commentEx w15:paraId="00002423" w15:done="0"/>
  <w15:commentEx w15:paraId="00002424" w15:done="0"/>
  <w15:commentEx w15:paraId="00002425" w15:done="0"/>
  <w15:commentEx w15:paraId="00002426" w15:done="0"/>
  <w15:commentEx w15:paraId="00002427" w15:done="0"/>
  <w15:commentEx w15:paraId="00002428" w15:done="0"/>
  <w15:commentEx w15:paraId="00002429" w15:done="0"/>
  <w15:commentEx w15:paraId="0000242A" w15:done="0"/>
  <w15:commentEx w15:paraId="0000242B" w15:done="0"/>
  <w15:commentEx w15:paraId="0000242C" w15:done="0"/>
  <w15:commentEx w15:paraId="0000242D" w15:done="0"/>
  <w15:commentEx w15:paraId="0000242E" w15:done="0"/>
  <w15:commentEx w15:paraId="0000242F" w15:done="0"/>
  <w15:commentEx w15:paraId="00002430" w15:done="0"/>
  <w15:commentEx w15:paraId="00002431" w15:done="0"/>
  <w15:commentEx w15:paraId="00002432" w15:done="0"/>
  <w15:commentEx w15:paraId="00002433" w15:done="0"/>
  <w15:commentEx w15:paraId="0000243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Gungsuh"/>
  <w:font w:name="Microsoft Yahei"/>
  <w:font w:name="Courier New"/>
  <w:font w:name="Roboto"/>
  <w:font w:name="Times"/>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80" w:hanging="360"/>
      </w:pPr>
      <w:rPr/>
    </w:lvl>
    <w:lvl w:ilvl="1">
      <w:start w:val="1"/>
      <w:numFmt w:val="lowerLetter"/>
      <w:lvlText w:val="%2."/>
      <w:lvlJc w:val="lef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abstractNum w:abstractNumId="11">
    <w:lvl w:ilvl="0">
      <w:start w:val="1"/>
      <w:numFmt w:val="decimal"/>
      <w:lvlText w:val="%1."/>
      <w:lvlJc w:val="left"/>
      <w:pPr>
        <w:ind w:left="720" w:hanging="360"/>
      </w:pPr>
      <w:rPr>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upp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lowerLetter"/>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2"/>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lvl w:ilvl="0">
      <w:start w:val="1"/>
      <w:numFmt w:val="decimal"/>
      <w:lvlText w:val="%1."/>
      <w:lvlJc w:val="left"/>
      <w:pPr>
        <w:ind w:left="720" w:hanging="360"/>
      </w:pPr>
      <w:rPr>
        <w:rFonts w:ascii="Times New Roman" w:cs="Times New Roman" w:eastAsia="Times New Roman" w:hAnsi="Times New Roman"/>
      </w:rPr>
    </w:lvl>
    <w:lvl w:ilvl="1">
      <w:start w:val="1"/>
      <w:numFmt w:val="decimal"/>
      <w:lvlText w:val="%2."/>
      <w:lvlJc w:val="left"/>
      <w:pPr>
        <w:ind w:left="1440" w:hanging="360"/>
      </w:pPr>
      <w:rPr>
        <w:rFonts w:ascii="Times New Roman" w:cs="Times New Roman" w:eastAsia="Times New Roman" w:hAnsi="Times New Roman"/>
      </w:rPr>
    </w:lvl>
    <w:lvl w:ilvl="2">
      <w:start w:val="1"/>
      <w:numFmt w:val="decimal"/>
      <w:lvlText w:val="%3."/>
      <w:lvlJc w:val="left"/>
      <w:pPr>
        <w:ind w:left="2160" w:hanging="360"/>
      </w:pPr>
      <w:rPr>
        <w:rFonts w:ascii="Times New Roman" w:cs="Times New Roman" w:eastAsia="Times New Roman" w:hAnsi="Times New Roman"/>
      </w:rPr>
    </w:lvl>
    <w:lvl w:ilvl="3">
      <w:start w:val="1"/>
      <w:numFmt w:val="decimal"/>
      <w:lvlText w:val="%4."/>
      <w:lvlJc w:val="left"/>
      <w:pPr>
        <w:ind w:left="2880" w:hanging="360"/>
      </w:pPr>
      <w:rPr>
        <w:rFonts w:ascii="Times New Roman" w:cs="Times New Roman" w:eastAsia="Times New Roman" w:hAnsi="Times New Roman"/>
      </w:rPr>
    </w:lvl>
    <w:lvl w:ilvl="4">
      <w:start w:val="1"/>
      <w:numFmt w:val="decimal"/>
      <w:lvlText w:val="%5."/>
      <w:lvlJc w:val="left"/>
      <w:pPr>
        <w:ind w:left="3600" w:hanging="360"/>
      </w:pPr>
      <w:rPr>
        <w:rFonts w:ascii="Times New Roman" w:cs="Times New Roman" w:eastAsia="Times New Roman" w:hAnsi="Times New Roman"/>
      </w:rPr>
    </w:lvl>
    <w:lvl w:ilvl="5">
      <w:start w:val="1"/>
      <w:numFmt w:val="decimal"/>
      <w:lvlText w:val="%6."/>
      <w:lvlJc w:val="left"/>
      <w:pPr>
        <w:ind w:left="4320" w:hanging="360"/>
      </w:pPr>
      <w:rPr>
        <w:rFonts w:ascii="Times New Roman" w:cs="Times New Roman" w:eastAsia="Times New Roman" w:hAnsi="Times New Roman"/>
      </w:rPr>
    </w:lvl>
    <w:lvl w:ilvl="6">
      <w:start w:val="1"/>
      <w:numFmt w:val="decimal"/>
      <w:lvlText w:val="%7."/>
      <w:lvlJc w:val="left"/>
      <w:pPr>
        <w:ind w:left="5040" w:hanging="360"/>
      </w:pPr>
      <w:rPr>
        <w:rFonts w:ascii="Times New Roman" w:cs="Times New Roman" w:eastAsia="Times New Roman" w:hAnsi="Times New Roman"/>
      </w:rPr>
    </w:lvl>
    <w:lvl w:ilvl="7">
      <w:start w:val="1"/>
      <w:numFmt w:val="decimal"/>
      <w:lvlText w:val="%8."/>
      <w:lvlJc w:val="left"/>
      <w:pPr>
        <w:ind w:left="5760" w:hanging="360"/>
      </w:pPr>
      <w:rPr>
        <w:rFonts w:ascii="Times New Roman" w:cs="Times New Roman" w:eastAsia="Times New Roman" w:hAnsi="Times New Roman"/>
      </w:rPr>
    </w:lvl>
    <w:lvl w:ilvl="8">
      <w:start w:val="1"/>
      <w:numFmt w:val="decimal"/>
      <w:lvlText w:val="%9."/>
      <w:lvlJc w:val="left"/>
      <w:pPr>
        <w:ind w:left="6480" w:hanging="360"/>
      </w:pPr>
      <w:rPr>
        <w:rFonts w:ascii="Times New Roman" w:cs="Times New Roman" w:eastAsia="Times New Roman" w:hAnsi="Times New Roman"/>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7"/>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9">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3"/>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62">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4">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5">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7">
    <w:lvl w:ilvl="0">
      <w:start w:val="1"/>
      <w:numFmt w:val="lowerLetter"/>
      <w:lvlText w:val="%1."/>
      <w:lvlJc w:val="left"/>
      <w:pPr>
        <w:ind w:left="1000" w:hanging="360"/>
      </w:pPr>
      <w:rPr/>
    </w:lvl>
    <w:lvl w:ilvl="1">
      <w:start w:val="1"/>
      <w:numFmt w:val="lowerLetter"/>
      <w:lvlText w:val="%2."/>
      <w:lvlJc w:val="left"/>
      <w:pPr>
        <w:ind w:left="1720" w:hanging="360"/>
      </w:pPr>
      <w:rPr/>
    </w:lvl>
    <w:lvl w:ilvl="2">
      <w:start w:val="1"/>
      <w:numFmt w:val="lowerRoman"/>
      <w:lvlText w:val="%3."/>
      <w:lvlJc w:val="right"/>
      <w:pPr>
        <w:ind w:left="2440" w:hanging="180"/>
      </w:pPr>
      <w:rPr/>
    </w:lvl>
    <w:lvl w:ilvl="3">
      <w:start w:val="1"/>
      <w:numFmt w:val="decimal"/>
      <w:lvlText w:val="%4."/>
      <w:lvlJc w:val="left"/>
      <w:pPr>
        <w:ind w:left="3160" w:hanging="360"/>
      </w:pPr>
      <w:rPr/>
    </w:lvl>
    <w:lvl w:ilvl="4">
      <w:start w:val="1"/>
      <w:numFmt w:val="lowerLetter"/>
      <w:lvlText w:val="%5."/>
      <w:lvlJc w:val="left"/>
      <w:pPr>
        <w:ind w:left="3880" w:hanging="360"/>
      </w:pPr>
      <w:rPr/>
    </w:lvl>
    <w:lvl w:ilvl="5">
      <w:start w:val="1"/>
      <w:numFmt w:val="lowerRoman"/>
      <w:lvlText w:val="%6."/>
      <w:lvlJc w:val="right"/>
      <w:pPr>
        <w:ind w:left="4600" w:hanging="180"/>
      </w:pPr>
      <w:rPr/>
    </w:lvl>
    <w:lvl w:ilvl="6">
      <w:start w:val="1"/>
      <w:numFmt w:val="decimal"/>
      <w:lvlText w:val="%7."/>
      <w:lvlJc w:val="left"/>
      <w:pPr>
        <w:ind w:left="5320" w:hanging="360"/>
      </w:pPr>
      <w:rPr/>
    </w:lvl>
    <w:lvl w:ilvl="7">
      <w:start w:val="1"/>
      <w:numFmt w:val="lowerLetter"/>
      <w:lvlText w:val="%8."/>
      <w:lvlJc w:val="left"/>
      <w:pPr>
        <w:ind w:left="6040" w:hanging="360"/>
      </w:pPr>
      <w:rPr/>
    </w:lvl>
    <w:lvl w:ilvl="8">
      <w:start w:val="1"/>
      <w:numFmt w:val="lowerRoman"/>
      <w:lvlText w:val="%9."/>
      <w:lvlJc w:val="right"/>
      <w:pPr>
        <w:ind w:left="6760" w:hanging="180"/>
      </w:pPr>
      <w:rPr/>
    </w:lvl>
  </w:abstractNum>
  <w:abstractNum w:abstractNumId="68">
    <w:lvl w:ilvl="0">
      <w:start w:val="5"/>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71">
    <w:lvl w:ilvl="0">
      <w:start w:val="6"/>
      <w:numFmt w:val="lowerLetter"/>
      <w:lvlText w:val="%1."/>
      <w:lvlJc w:val="left"/>
      <w:pPr>
        <w:ind w:left="100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8">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9">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1">
    <w:lvl w:ilvl="0">
      <w:start w:val="6"/>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8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4">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2">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3">
    <w:lvl w:ilvl="0">
      <w:start w:val="1"/>
      <w:numFmt w:val="decimal"/>
      <w:lvlText w:val="%1."/>
      <w:lvlJc w:val="left"/>
      <w:pPr>
        <w:ind w:left="756" w:hanging="396.00000000000006"/>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95">
    <w:lvl w:ilvl="0">
      <w:start w:val="2"/>
      <w:numFmt w:val="lowerLetter"/>
      <w:lvlText w:val="%1."/>
      <w:lvlJc w:val="left"/>
      <w:pPr>
        <w:ind w:left="1571" w:hanging="360"/>
      </w:pPr>
      <w:rPr>
        <w:b w:val="0"/>
        <w:bCs w:val="0"/>
        <w:sz w:val="24"/>
        <w:szCs w:val="24"/>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96">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lowerRoman"/>
      <w:lvlText w:val="%1."/>
      <w:lvlJc w:val="right"/>
      <w:pPr>
        <w:ind w:left="-116" w:hanging="360"/>
      </w:pPr>
      <w:rPr/>
    </w:lvl>
    <w:lvl w:ilvl="1">
      <w:start w:val="1"/>
      <w:numFmt w:val="lowerLetter"/>
      <w:lvlText w:val="%2."/>
      <w:lvlJc w:val="left"/>
      <w:pPr>
        <w:ind w:left="604" w:hanging="360"/>
      </w:pPr>
      <w:rPr/>
    </w:lvl>
    <w:lvl w:ilvl="2">
      <w:start w:val="1"/>
      <w:numFmt w:val="lowerRoman"/>
      <w:lvlText w:val="%3."/>
      <w:lvlJc w:val="right"/>
      <w:pPr>
        <w:ind w:left="1324" w:hanging="180"/>
      </w:pPr>
      <w:rPr/>
    </w:lvl>
    <w:lvl w:ilvl="3">
      <w:start w:val="1"/>
      <w:numFmt w:val="decimal"/>
      <w:lvlText w:val="%4."/>
      <w:lvlJc w:val="left"/>
      <w:pPr>
        <w:ind w:left="2044" w:hanging="360"/>
      </w:pPr>
      <w:rPr/>
    </w:lvl>
    <w:lvl w:ilvl="4">
      <w:start w:val="1"/>
      <w:numFmt w:val="lowerLetter"/>
      <w:lvlText w:val="%5."/>
      <w:lvlJc w:val="left"/>
      <w:pPr>
        <w:ind w:left="2764" w:hanging="360"/>
      </w:pPr>
      <w:rPr/>
    </w:lvl>
    <w:lvl w:ilvl="5">
      <w:start w:val="1"/>
      <w:numFmt w:val="lowerRoman"/>
      <w:lvlText w:val="%6."/>
      <w:lvlJc w:val="right"/>
      <w:pPr>
        <w:ind w:left="3484" w:hanging="180"/>
      </w:pPr>
      <w:rPr/>
    </w:lvl>
    <w:lvl w:ilvl="6">
      <w:start w:val="1"/>
      <w:numFmt w:val="decimal"/>
      <w:lvlText w:val="%7."/>
      <w:lvlJc w:val="left"/>
      <w:pPr>
        <w:ind w:left="4204" w:hanging="360"/>
      </w:pPr>
      <w:rPr/>
    </w:lvl>
    <w:lvl w:ilvl="7">
      <w:start w:val="1"/>
      <w:numFmt w:val="lowerLetter"/>
      <w:lvlText w:val="%8."/>
      <w:lvlJc w:val="left"/>
      <w:pPr>
        <w:ind w:left="4924" w:hanging="360"/>
      </w:pPr>
      <w:rPr/>
    </w:lvl>
    <w:lvl w:ilvl="8">
      <w:start w:val="1"/>
      <w:numFmt w:val="lowerRoman"/>
      <w:lvlText w:val="%9."/>
      <w:lvlJc w:val="right"/>
      <w:pPr>
        <w:ind w:left="5644" w:hanging="180"/>
      </w:pPr>
      <w:rPr/>
    </w:lvl>
  </w:abstractNum>
  <w:abstractNum w:abstractNumId="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9">
    <w:lvl w:ilvl="0">
      <w:start w:val="1"/>
      <w:numFmt w:val="lowerLetter"/>
      <w:lvlText w:val="%1."/>
      <w:lvlJc w:val="left"/>
      <w:pPr>
        <w:ind w:left="0" w:firstLine="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lowerRoman"/>
      <w:lvlText w:val="%1."/>
      <w:lvlJc w:val="right"/>
      <w:pPr>
        <w:ind w:left="1146" w:hanging="360"/>
      </w:pPr>
      <w:rPr/>
    </w:lvl>
    <w:lvl w:ilvl="1">
      <w:start w:val="1"/>
      <w:numFmt w:val="lowerLetter"/>
      <w:lvlText w:val="%2."/>
      <w:lvlJc w:val="left"/>
      <w:pPr>
        <w:ind w:left="1866" w:hanging="360"/>
      </w:pPr>
      <w:rPr/>
    </w:lvl>
    <w:lvl w:ilvl="2">
      <w:start w:val="1"/>
      <w:numFmt w:val="lowerRoman"/>
      <w:lvlText w:val="%3."/>
      <w:lvlJc w:val="right"/>
      <w:pPr>
        <w:ind w:left="2586" w:hanging="180"/>
      </w:pPr>
      <w:rPr/>
    </w:lvl>
    <w:lvl w:ilvl="3">
      <w:start w:val="1"/>
      <w:numFmt w:val="decimal"/>
      <w:lvlText w:val="%4."/>
      <w:lvlJc w:val="left"/>
      <w:pPr>
        <w:ind w:left="3306" w:hanging="360"/>
      </w:pPr>
      <w:rPr/>
    </w:lvl>
    <w:lvl w:ilvl="4">
      <w:start w:val="1"/>
      <w:numFmt w:val="lowerLetter"/>
      <w:lvlText w:val="%5."/>
      <w:lvlJc w:val="left"/>
      <w:pPr>
        <w:ind w:left="4026" w:hanging="360"/>
      </w:pPr>
      <w:rPr/>
    </w:lvl>
    <w:lvl w:ilvl="5">
      <w:start w:val="1"/>
      <w:numFmt w:val="lowerRoman"/>
      <w:lvlText w:val="%6."/>
      <w:lvlJc w:val="right"/>
      <w:pPr>
        <w:ind w:left="4746" w:hanging="180"/>
      </w:pPr>
      <w:rPr/>
    </w:lvl>
    <w:lvl w:ilvl="6">
      <w:start w:val="1"/>
      <w:numFmt w:val="decimal"/>
      <w:lvlText w:val="%7."/>
      <w:lvlJc w:val="left"/>
      <w:pPr>
        <w:ind w:left="5466" w:hanging="360"/>
      </w:pPr>
      <w:rPr/>
    </w:lvl>
    <w:lvl w:ilvl="7">
      <w:start w:val="1"/>
      <w:numFmt w:val="lowerLetter"/>
      <w:lvlText w:val="%8."/>
      <w:lvlJc w:val="left"/>
      <w:pPr>
        <w:ind w:left="6186" w:hanging="360"/>
      </w:pPr>
      <w:rPr/>
    </w:lvl>
    <w:lvl w:ilvl="8">
      <w:start w:val="1"/>
      <w:numFmt w:val="lowerRoman"/>
      <w:lvlText w:val="%9."/>
      <w:lvlJc w:val="right"/>
      <w:pPr>
        <w:ind w:left="6906" w:hanging="180"/>
      </w:pPr>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1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0">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31">
    <w:lvl w:ilvl="0">
      <w:start w:val="6"/>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5"/>
      <w:numFmt w:val="decimal"/>
      <w:lvlText w:val="%1."/>
      <w:lvlJc w:val="left"/>
      <w:pPr>
        <w:ind w:left="720" w:hanging="360"/>
      </w:pPr>
      <w:rPr>
        <w:u w:val="none"/>
      </w:rPr>
    </w:lvl>
    <w:lvl w:ilvl="1">
      <w:start w:val="2"/>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12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4"/>
      <w:numFmt w:val="decimal"/>
      <w:lvlText w:val="%1."/>
      <w:lvlJc w:val="left"/>
      <w:pPr>
        <w:ind w:left="720" w:hanging="360"/>
      </w:pPr>
      <w:rPr>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48">
    <w:lvl w:ilvl="0">
      <w:start w:val="1"/>
      <w:numFmt w:val="decimal"/>
      <w:lvlText w:val="%1."/>
      <w:lvlJc w:val="left"/>
      <w:pPr>
        <w:ind w:left="720"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9">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0">
    <w:lvl w:ilvl="0">
      <w:start w:val="1"/>
      <w:numFmt w:val="lowerLetter"/>
      <w:lvlText w:val="%1."/>
      <w:lvlJc w:val="left"/>
      <w:pPr>
        <w:ind w:left="1080" w:hanging="360"/>
      </w:pPr>
      <w:rPr>
        <w:b w:val="0"/>
        <w:bCs w:val="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51">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4">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6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17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9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2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7">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6">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8">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0">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1">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2">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3">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4">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5">
    <w:lvl w:ilvl="0">
      <w:start w:val="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59">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rFonts w:ascii="Microsoft Yahei" w:cs="Microsoft Yahei" w:eastAsia="Microsoft Yahei" w:hAnsi="Microsoft Yahei"/>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rFonts w:ascii="Microsoft Yahei" w:cs="Microsoft Yahei" w:eastAsia="Microsoft Yahei" w:hAnsi="Microsoft Yahei"/>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rFonts w:ascii="Microsoft Yahei" w:cs="Microsoft Yahei" w:eastAsia="Microsoft Yahei" w:hAnsi="Microsoft Yahei"/>
        <w:u w:val="none"/>
      </w:rPr>
    </w:lvl>
  </w:abstractNum>
  <w:abstractNum w:abstractNumId="26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6">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2">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76">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5">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0">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6">
    <w:lvl w:ilvl="0">
      <w:start w:val="1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298">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3">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0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1">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Microsoft Yahei" w:cs="Microsoft Yahei" w:eastAsia="Microsoft Yahei" w:hAnsi="Microsoft Yahei"/>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rFonts w:ascii="Microsoft Yahei" w:cs="Microsoft Yahei" w:eastAsia="Microsoft Yahei" w:hAnsi="Microsoft Yahei"/>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rFonts w:ascii="Microsoft Yahei" w:cs="Microsoft Yahei" w:eastAsia="Microsoft Yahei" w:hAnsi="Microsoft Yahei"/>
        <w:u w:val="none"/>
      </w:rPr>
    </w:lvl>
  </w:abstractNum>
  <w:abstractNum w:abstractNumId="31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2">
    <w:lvl w:ilvl="0">
      <w:start w:val="1"/>
      <w:numFmt w:val="decimal"/>
      <w:lvlText w:val="%1."/>
      <w:lvlJc w:val="left"/>
      <w:pPr>
        <w:ind w:left="720" w:hanging="360"/>
      </w:pPr>
      <w:rPr>
        <w:b w:val="0"/>
        <w:bCs w:val="0"/>
        <w:u w:val="none"/>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5">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7">
    <w:name w:val="heading 7"/>
    <w:link w:val="70"/>
    <w:semiHidden w:val="1"/>
    <w:qFormat w:val="1"/>
    <w:pPr>
      <w:keepNext w:val="1"/>
      <w:keepLines w:val="1"/>
      <w:spacing w:after="0" w:before="40"/>
      <w:outlineLvl w:val="6"/>
    </w:pPr>
    <w:rPr>
      <w:rFonts w:ascii="Aptos" w:hAnsi="Aptos"/>
      <w:color w:val="595959" w:themeColor="text1" w:themeTint="0000A6"/>
    </w:rPr>
  </w:style>
  <w:style w:type="paragraph" w:styleId="8">
    <w:name w:val="heading 8"/>
    <w:link w:val="80"/>
    <w:semiHidden w:val="1"/>
    <w:qFormat w:val="1"/>
    <w:pPr>
      <w:keepNext w:val="1"/>
      <w:keepLines w:val="1"/>
      <w:spacing w:after="0"/>
      <w:outlineLvl w:val="7"/>
    </w:pPr>
    <w:rPr>
      <w:rFonts w:ascii="Aptos" w:hAnsi="Aptos"/>
      <w:i w:val="1"/>
      <w:iCs w:val="1"/>
      <w:color w:val="272727" w:themeColor="text1" w:themeTint="0000D8"/>
    </w:rPr>
  </w:style>
  <w:style w:type="paragraph" w:styleId="9">
    <w:name w:val="heading 9"/>
    <w:link w:val="90"/>
    <w:semiHidden w:val="1"/>
    <w:qFormat w:val="1"/>
    <w:pPr>
      <w:keepNext w:val="1"/>
      <w:keepLines w:val="1"/>
      <w:spacing w:after="0"/>
      <w:outlineLvl w:val="8"/>
    </w:pPr>
    <w:rPr>
      <w:rFonts w:ascii="Aptos" w:hAnsi="Aptos"/>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a4">
    <w:name w:val="Normal (Web)"/>
    <w:uiPriority w:val="99"/>
    <w:pPr>
      <w:spacing w:after="100" w:afterAutospacing="1" w:before="100" w:beforeAutospacing="1" w:line="240" w:lineRule="auto"/>
    </w:pPr>
    <w:rPr>
      <w:rFonts w:ascii="Times New Roman" w:hAnsi="Times New Roman"/>
      <w:sz w:val="24"/>
      <w:szCs w:val="24"/>
    </w:rPr>
  </w:style>
  <w:style w:type="paragraph" w:styleId="a5">
    <w:name w:val="annotation text"/>
    <w:link w:val="a6"/>
    <w:semiHidden w:val="1"/>
    <w:pPr>
      <w:spacing w:line="240" w:lineRule="auto"/>
    </w:pPr>
    <w:rPr>
      <w:sz w:val="20"/>
      <w:szCs w:val="20"/>
    </w:rPr>
  </w:style>
  <w:style w:type="paragraph" w:styleId="a7">
    <w:name w:val="annotation subject"/>
    <w:basedOn w:val="a5"/>
    <w:next w:val="a5"/>
    <w:link w:val="a8"/>
    <w:semiHidden w:val="1"/>
    <w:rPr>
      <w:b w:val="1"/>
      <w:bCs w:val="1"/>
    </w:rPr>
  </w:style>
  <w:style w:type="paragraph" w:styleId="rvps2" w:customStyle="1">
    <w:name w:val="rvps2"/>
    <w:pPr>
      <w:spacing w:after="100" w:afterAutospacing="1" w:before="100" w:beforeAutospacing="1" w:line="240" w:lineRule="auto"/>
    </w:pPr>
    <w:rPr>
      <w:rFonts w:ascii="Times New Roman" w:hAnsi="Times New Roman"/>
      <w:sz w:val="24"/>
      <w:szCs w:val="24"/>
    </w:rPr>
  </w:style>
  <w:style w:type="paragraph" w:styleId="a9">
    <w:name w:val="List Paragraph"/>
    <w:qFormat w:val="1"/>
    <w:pPr>
      <w:ind w:left="720"/>
      <w:contextualSpacing w:val="1"/>
    </w:pPr>
  </w:style>
  <w:style w:type="paragraph" w:styleId="TableParagraph" w:customStyle="1">
    <w:name w:val="Table Paragraph"/>
    <w:qFormat w:val="1"/>
    <w:pPr>
      <w:widowControl w:val="0"/>
      <w:spacing w:after="0" w:before="60" w:line="240" w:lineRule="auto"/>
      <w:ind w:left="241"/>
    </w:pPr>
    <w:rPr>
      <w:rFonts w:ascii="Times New Roman" w:hAnsi="Times New Roman"/>
      <w:lang w:eastAsia="en-US"/>
    </w:rPr>
  </w:style>
  <w:style w:type="paragraph" w:styleId="aa">
    <w:name w:val="Balloon Text"/>
    <w:link w:val="ab"/>
    <w:semiHidden w:val="1"/>
    <w:pPr>
      <w:spacing w:after="0" w:line="240" w:lineRule="auto"/>
    </w:pPr>
    <w:rPr>
      <w:rFonts w:ascii="Segoe UI" w:hAnsi="Segoe UI"/>
      <w:sz w:val="18"/>
      <w:szCs w:val="18"/>
    </w:rPr>
  </w:style>
  <w:style w:type="paragraph" w:styleId="msonormal0" w:customStyle="1">
    <w:name w:val="msonormal"/>
    <w:pPr>
      <w:spacing w:after="100" w:afterAutospacing="1" w:before="100" w:beforeAutospacing="1" w:line="240" w:lineRule="auto"/>
    </w:pPr>
    <w:rPr>
      <w:rFonts w:ascii="Times New Roman" w:hAnsi="Times New Roman"/>
      <w:sz w:val="24"/>
      <w:szCs w:val="24"/>
    </w:rPr>
  </w:style>
  <w:style w:type="paragraph" w:styleId="ac">
    <w:name w:val="Quote"/>
    <w:link w:val="ad"/>
    <w:qFormat w:val="1"/>
    <w:pPr>
      <w:spacing w:before="160"/>
      <w:jc w:val="center"/>
    </w:pPr>
    <w:rPr>
      <w:rFonts w:ascii="Aptos" w:hAnsi="Aptos"/>
      <w:i w:val="1"/>
      <w:iCs w:val="1"/>
      <w:color w:val="404040" w:themeColor="text1" w:themeTint="0000BF"/>
    </w:rPr>
  </w:style>
  <w:style w:type="paragraph" w:styleId="ae">
    <w:name w:val="Intense Quote"/>
    <w:link w:val="af"/>
    <w:qFormat w:val="1"/>
    <w:pPr>
      <w:pBdr>
        <w:top w:color="2f5496" w:space="10" w:sz="4" w:themeColor="accent1" w:themeShade="0000BF" w:val="single"/>
        <w:bottom w:color="2f5496" w:space="10" w:sz="4" w:themeColor="accent1" w:themeShade="0000BF" w:val="single"/>
      </w:pBdr>
      <w:spacing w:after="360" w:before="360"/>
      <w:ind w:left="864" w:right="864"/>
      <w:jc w:val="center"/>
    </w:pPr>
    <w:rPr>
      <w:rFonts w:ascii="Aptos" w:hAnsi="Aptos"/>
      <w:i w:val="1"/>
      <w:iCs w:val="1"/>
      <w:color w:val="2f5496" w:themeColor="accent1" w:themeShade="0000BF"/>
    </w:rPr>
  </w:style>
  <w:style w:type="character" w:styleId="af0">
    <w:name w:val="line number"/>
    <w:basedOn w:val="a0"/>
    <w:semiHidden w:val="1"/>
  </w:style>
  <w:style w:type="character" w:styleId="af1">
    <w:name w:val="Hyperlink"/>
    <w:basedOn w:val="a0"/>
    <w:rPr>
      <w:color w:val="0000ff"/>
      <w:u w:val="single"/>
    </w:rPr>
  </w:style>
  <w:style w:type="character" w:styleId="apple-tab-span" w:customStyle="1">
    <w:name w:val="apple-tab-span"/>
    <w:basedOn w:val="a0"/>
  </w:style>
  <w:style w:type="character" w:styleId="af2">
    <w:name w:val="annotation reference"/>
    <w:basedOn w:val="a0"/>
    <w:semiHidden w:val="1"/>
    <w:rPr>
      <w:sz w:val="16"/>
      <w:szCs w:val="16"/>
    </w:rPr>
  </w:style>
  <w:style w:type="character" w:styleId="a6" w:customStyle="1">
    <w:name w:val="Текст примітки Знак"/>
    <w:basedOn w:val="a0"/>
    <w:link w:val="a5"/>
    <w:semiHidden w:val="1"/>
    <w:rPr>
      <w:sz w:val="20"/>
      <w:szCs w:val="20"/>
    </w:rPr>
  </w:style>
  <w:style w:type="character" w:styleId="a8" w:customStyle="1">
    <w:name w:val="Тема примітки Знак"/>
    <w:basedOn w:val="a6"/>
    <w:link w:val="a7"/>
    <w:semiHidden w:val="1"/>
    <w:rPr>
      <w:b w:val="1"/>
      <w:bCs w:val="1"/>
      <w:sz w:val="20"/>
      <w:szCs w:val="20"/>
    </w:rPr>
  </w:style>
  <w:style w:type="character" w:styleId="rvts46" w:customStyle="1">
    <w:name w:val="rvts46"/>
    <w:basedOn w:val="a0"/>
  </w:style>
  <w:style w:type="character" w:styleId="rvts11" w:customStyle="1">
    <w:name w:val="rvts11"/>
    <w:basedOn w:val="a0"/>
  </w:style>
  <w:style w:type="character" w:styleId="20" w:customStyle="1">
    <w:name w:val="Заголовок 2 Знак"/>
    <w:basedOn w:val="a0"/>
    <w:rPr>
      <w:b w:val="1"/>
      <w:sz w:val="36"/>
      <w:szCs w:val="36"/>
    </w:rPr>
  </w:style>
  <w:style w:type="character" w:styleId="30" w:customStyle="1">
    <w:name w:val="Заголовок 3 Знак"/>
    <w:basedOn w:val="a0"/>
    <w:semiHidden w:val="1"/>
    <w:rPr>
      <w:b w:val="1"/>
      <w:sz w:val="28"/>
      <w:szCs w:val="28"/>
    </w:rPr>
  </w:style>
  <w:style w:type="character" w:styleId="10" w:customStyle="1">
    <w:name w:val="Заголовок 1 Знак"/>
    <w:basedOn w:val="a0"/>
    <w:rPr>
      <w:b w:val="1"/>
      <w:sz w:val="48"/>
      <w:szCs w:val="48"/>
    </w:rPr>
  </w:style>
  <w:style w:type="character" w:styleId="ab" w:customStyle="1">
    <w:name w:val="Текст у виносці Знак"/>
    <w:basedOn w:val="a0"/>
    <w:link w:val="aa"/>
    <w:semiHidden w:val="1"/>
    <w:rPr>
      <w:rFonts w:ascii="Segoe UI" w:hAnsi="Segoe UI"/>
      <w:sz w:val="18"/>
      <w:szCs w:val="18"/>
    </w:rPr>
  </w:style>
  <w:style w:type="character" w:styleId="70" w:customStyle="1">
    <w:name w:val="Заголовок 7 Знак"/>
    <w:basedOn w:val="a0"/>
    <w:link w:val="7"/>
    <w:semiHidden w:val="1"/>
    <w:rPr>
      <w:rFonts w:ascii="Aptos" w:hAnsi="Aptos"/>
      <w:color w:val="595959" w:themeColor="text1" w:themeTint="0000A6"/>
    </w:rPr>
  </w:style>
  <w:style w:type="character" w:styleId="80" w:customStyle="1">
    <w:name w:val="Заголовок 8 Знак"/>
    <w:basedOn w:val="a0"/>
    <w:link w:val="8"/>
    <w:semiHidden w:val="1"/>
    <w:rPr>
      <w:rFonts w:ascii="Aptos" w:hAnsi="Aptos"/>
      <w:i w:val="1"/>
      <w:iCs w:val="1"/>
      <w:color w:val="272727" w:themeColor="text1" w:themeTint="0000D8"/>
    </w:rPr>
  </w:style>
  <w:style w:type="character" w:styleId="90" w:customStyle="1">
    <w:name w:val="Заголовок 9 Знак"/>
    <w:basedOn w:val="a0"/>
    <w:link w:val="9"/>
    <w:semiHidden w:val="1"/>
    <w:rPr>
      <w:rFonts w:ascii="Aptos" w:hAnsi="Aptos"/>
      <w:color w:val="272727" w:themeColor="text1" w:themeTint="0000D8"/>
    </w:rPr>
  </w:style>
  <w:style w:type="character" w:styleId="ad" w:customStyle="1">
    <w:name w:val="Цитата Знак"/>
    <w:basedOn w:val="a0"/>
    <w:link w:val="ac"/>
    <w:rPr>
      <w:rFonts w:ascii="Aptos" w:hAnsi="Aptos"/>
      <w:i w:val="1"/>
      <w:iCs w:val="1"/>
      <w:color w:val="404040" w:themeColor="text1" w:themeTint="0000BF"/>
    </w:rPr>
  </w:style>
  <w:style w:type="character" w:styleId="af" w:customStyle="1">
    <w:name w:val="Насичена цитата Знак"/>
    <w:basedOn w:val="a0"/>
    <w:link w:val="ae"/>
    <w:rPr>
      <w:rFonts w:ascii="Aptos" w:hAnsi="Aptos"/>
      <w:i w:val="1"/>
      <w:iCs w:val="1"/>
      <w:color w:val="2f5496" w:themeColor="accent1" w:themeShade="0000BF"/>
    </w:rPr>
  </w:style>
  <w:style w:type="character" w:styleId="40" w:customStyle="1">
    <w:name w:val="Заголовок 4 Знак"/>
    <w:basedOn w:val="a0"/>
    <w:semiHidden w:val="1"/>
    <w:rPr>
      <w:b w:val="1"/>
      <w:sz w:val="24"/>
      <w:szCs w:val="24"/>
    </w:rPr>
  </w:style>
  <w:style w:type="character" w:styleId="50" w:customStyle="1">
    <w:name w:val="Заголовок 5 Знак"/>
    <w:basedOn w:val="a0"/>
    <w:semiHidden w:val="1"/>
    <w:rPr>
      <w:b w:val="1"/>
    </w:rPr>
  </w:style>
  <w:style w:type="character" w:styleId="60" w:customStyle="1">
    <w:name w:val="Заголовок 6 Знак"/>
    <w:basedOn w:val="a0"/>
    <w:semiHidden w:val="1"/>
    <w:rPr>
      <w:b w:val="1"/>
      <w:sz w:val="20"/>
      <w:szCs w:val="20"/>
    </w:rPr>
  </w:style>
  <w:style w:type="character" w:styleId="af3" w:customStyle="1">
    <w:name w:val="Назва Знак"/>
    <w:basedOn w:val="a0"/>
    <w:rPr>
      <w:b w:val="1"/>
      <w:sz w:val="72"/>
      <w:szCs w:val="72"/>
    </w:rPr>
  </w:style>
  <w:style w:type="character" w:styleId="af4" w:customStyle="1">
    <w:name w:val="Підзаголовок Знак"/>
    <w:basedOn w:val="a0"/>
    <w:rPr>
      <w:rFonts w:ascii="Georgia" w:hAnsi="Georgia"/>
      <w:i w:val="1"/>
      <w:color w:val="666666"/>
      <w:sz w:val="48"/>
      <w:szCs w:val="48"/>
    </w:rPr>
  </w:style>
  <w:style w:type="character" w:styleId="af5">
    <w:name w:val="Intense Emphasis"/>
    <w:basedOn w:val="a0"/>
    <w:qFormat w:val="1"/>
    <w:rPr>
      <w:i w:val="1"/>
      <w:iCs w:val="1"/>
      <w:color w:val="2f5496" w:themeColor="accent1" w:themeShade="0000BF"/>
    </w:rPr>
  </w:style>
  <w:style w:type="character" w:styleId="af6">
    <w:name w:val="Intense Reference"/>
    <w:basedOn w:val="a0"/>
    <w:qFormat w:val="1"/>
    <w:rPr>
      <w:b w:val="1"/>
      <w:bCs w:val="1"/>
      <w:smallCaps w:val="1"/>
      <w:color w:val="2f5496" w:themeColor="accent1" w:themeShade="0000BF"/>
      <w:spacing w:val="5"/>
    </w:rPr>
  </w:style>
  <w:style w:type="table" w:styleId="11">
    <w:name w:val="Table Simple 1"/>
    <w:basedOn w:val="a1"/>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Normal0" w:customStyle="1">
    <w:name w:val="Table Normal"/>
    <w:tblPr>
      <w:tblCellMar>
        <w:top w:w="0.0" w:type="dxa"/>
        <w:left w:w="0.0" w:type="dxa"/>
        <w:bottom w:w="0.0" w:type="dxa"/>
        <w:right w:w="0.0" w:type="dxa"/>
      </w:tblCellMar>
    </w:tblPr>
  </w:style>
  <w:style w:type="table" w:styleId="af7" w:customStyle="1">
    <w:basedOn w:val="TableNormal0"/>
    <w:tblPr>
      <w:tblStyleRowBandSize w:val="1"/>
      <w:tblStyleColBandSize w:val="1"/>
      <w:tblCellMar>
        <w:top w:w="100.0" w:type="dxa"/>
        <w:left w:w="100.0" w:type="dxa"/>
        <w:bottom w:w="100.0" w:type="dxa"/>
        <w:right w:w="100.0" w:type="dxa"/>
      </w:tblCellMar>
    </w:tblPr>
  </w:style>
  <w:style w:type="table" w:styleId="af8">
    <w:name w:val="Table Grid"/>
    <w:basedOn w:val="a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fa" w:customStyle="1">
    <w:basedOn w:val="TableNormal"/>
    <w:tblPr>
      <w:tblStyleRowBandSize w:val="1"/>
      <w:tblStyleColBandSize w:val="1"/>
      <w:tblCellMar>
        <w:top w:w="0.0" w:type="dxa"/>
        <w:left w:w="115.0" w:type="dxa"/>
        <w:bottom w:w="0.0" w:type="dxa"/>
        <w:right w:w="115.0" w:type="dxa"/>
      </w:tblCellMar>
    </w:tblPr>
  </w:style>
  <w:style w:type="table" w:styleId="afb" w:customStyle="1">
    <w:basedOn w:val="TableNormal"/>
    <w:tblPr>
      <w:tblStyleRowBandSize w:val="1"/>
      <w:tblStyleColBandSize w:val="1"/>
      <w:tblCellMar>
        <w:top w:w="0.0" w:type="dxa"/>
        <w:left w:w="115.0" w:type="dxa"/>
        <w:bottom w:w="0.0" w:type="dxa"/>
        <w:right w:w="115.0" w:type="dxa"/>
      </w:tblCellMar>
    </w:tblPr>
  </w:style>
  <w:style w:type="table" w:styleId="afc" w:customStyle="1">
    <w:basedOn w:val="TableNormal"/>
    <w:tblPr>
      <w:tblStyleRowBandSize w:val="1"/>
      <w:tblStyleColBandSize w:val="1"/>
      <w:tblCellMar>
        <w:top w:w="0.0" w:type="dxa"/>
        <w:left w:w="115.0" w:type="dxa"/>
        <w:bottom w:w="0.0" w:type="dxa"/>
        <w:right w:w="115.0" w:type="dxa"/>
      </w:tblCellMar>
    </w:tblPr>
  </w:style>
  <w:style w:type="table" w:styleId="afd" w:customStyle="1">
    <w:basedOn w:val="TableNormal"/>
    <w:tblPr>
      <w:tblStyleRowBandSize w:val="1"/>
      <w:tblStyleColBandSize w:val="1"/>
      <w:tblCellMar>
        <w:top w:w="0.0" w:type="dxa"/>
        <w:left w:w="115.0" w:type="dxa"/>
        <w:bottom w:w="0.0" w:type="dxa"/>
        <w:right w:w="115.0" w:type="dxa"/>
      </w:tblCellMar>
    </w:tblPr>
  </w:style>
  <w:style w:type="table" w:styleId="afe" w:customStyle="1">
    <w:basedOn w:val="TableNormal"/>
    <w:tblPr>
      <w:tblStyleRowBandSize w:val="1"/>
      <w:tblStyleColBandSize w:val="1"/>
      <w:tblCellMar>
        <w:top w:w="0.0" w:type="dxa"/>
        <w:left w:w="115.0" w:type="dxa"/>
        <w:bottom w:w="0.0" w:type="dxa"/>
        <w:right w:w="115.0" w:type="dxa"/>
      </w:tblCellMar>
    </w:tblPr>
  </w:style>
  <w:style w:type="table" w:styleId="aff" w:customSty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loinc.org/52973-5" TargetMode="External"/><Relationship Id="rId11" Type="http://schemas.openxmlformats.org/officeDocument/2006/relationships/hyperlink" Target="https://services.dtkt.ua/classifiers/prof/subgroups/820" TargetMode="External"/><Relationship Id="rId10" Type="http://schemas.openxmlformats.org/officeDocument/2006/relationships/hyperlink" Target="https://services.dtkt.ua/classifiers/prof/subgroups/820" TargetMode="External"/><Relationship Id="rId13" Type="http://schemas.openxmlformats.org/officeDocument/2006/relationships/hyperlink" Target="https://loinc.org/46099-8" TargetMode="External"/><Relationship Id="rId12" Type="http://schemas.openxmlformats.org/officeDocument/2006/relationships/hyperlink" Target="https://loinc.org/16362-6"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zakon.rada.gov.ua/laws/show/174-2023-%D0%BF" TargetMode="External"/><Relationship Id="rId15" Type="http://schemas.openxmlformats.org/officeDocument/2006/relationships/hyperlink" Target="https://loinc.org/14800-7" TargetMode="External"/><Relationship Id="rId14" Type="http://schemas.openxmlformats.org/officeDocument/2006/relationships/hyperlink" Target="https://loinc.org/14933-6" TargetMode="External"/><Relationship Id="rId17" Type="http://schemas.openxmlformats.org/officeDocument/2006/relationships/hyperlink" Target="https://loinc.org/38477-6" TargetMode="External"/><Relationship Id="rId16" Type="http://schemas.openxmlformats.org/officeDocument/2006/relationships/hyperlink" Target="https://loinc.org/2399-4" TargetMode="External"/><Relationship Id="rId5" Type="http://schemas.openxmlformats.org/officeDocument/2006/relationships/numbering" Target="numbering.xml"/><Relationship Id="rId19" Type="http://schemas.openxmlformats.org/officeDocument/2006/relationships/hyperlink" Target="https://loinc.org/13953-5" TargetMode="External"/><Relationship Id="rId6" Type="http://schemas.openxmlformats.org/officeDocument/2006/relationships/styles" Target="styles.xml"/><Relationship Id="rId18" Type="http://schemas.openxmlformats.org/officeDocument/2006/relationships/hyperlink" Target="https://loinc.org/104263-9" TargetMode="Externa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VQCY5BNUU6l+q+2fi5zWPTSTDQ==">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2024-09-09T13:52:00Z</dcterms:created>
  <dc:creator>Елена Ковалёва</dc:creator>
</cp:coreProperties>
</file>