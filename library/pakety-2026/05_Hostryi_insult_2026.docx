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3">
      <w:pPr>
        <w:pStyle w:val="Heading1"/>
        <w:keepNext w:val="0"/>
        <w:keepLines w:val="0"/>
        <w:shd w:fill="ffffff" w:val="clear"/>
        <w:spacing w:after="0" w:before="240" w:line="240" w:lineRule="auto"/>
        <w:jc w:val="center"/>
        <w:rPr>
          <w:rFonts w:ascii="Times New Roman" w:cs="Times New Roman" w:eastAsia="Times New Roman" w:hAnsi="Times New Roman"/>
          <w:sz w:val="24"/>
          <w:szCs w:val="24"/>
        </w:rPr>
      </w:pPr>
      <w:bookmarkStart w:colFirst="0" w:colLast="0" w:name="_heading=h.tda2fohlriqu" w:id="4"/>
      <w:bookmarkEnd w:id="4"/>
      <w:r w:rsidDel="00000000" w:rsidR="00000000" w:rsidRPr="00000000">
        <w:rPr>
          <w:rFonts w:ascii="Times New Roman" w:cs="Times New Roman" w:eastAsia="Times New Roman" w:hAnsi="Times New Roman"/>
          <w:sz w:val="24"/>
          <w:szCs w:val="24"/>
          <w:rtl w:val="0"/>
        </w:rPr>
        <w:t xml:space="preserve">5.МЕДИЧНА ДОПОМОГА ПРИ ГОСТРОМУ МОЗКОВОМУ ІНСУЛЬТІ</w:t>
      </w:r>
      <w:r w:rsidDel="00000000" w:rsidR="00000000" w:rsidRPr="00000000">
        <w:rPr>
          <w:rFonts w:ascii="Times New Roman" w:cs="Times New Roman" w:eastAsia="Times New Roman" w:hAnsi="Times New Roman"/>
          <w:color w:val="2e75b5"/>
          <w:sz w:val="36"/>
          <w:szCs w:val="36"/>
          <w:rtl w:val="0"/>
        </w:rPr>
        <w:t xml:space="preserve"> </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4">
      <w:pPr>
        <w:shd w:fill="ffffff" w:val="clea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5">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6">
      <w:pPr>
        <w:shd w:fill="ffffff" w:val="clea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Первинний огляд пацієнта/пацієнтки лікарем-невропатологом у кабінеті нейровізуалізації або в приймальному відділенні/відділенні екстреної (невідкладної) медичної допомоги закладу охорони здоров’я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нейровізуалізації всім пацієнтам/пацієнткам з підозрою на гострий мозковий інсульт, відповідно до галузевих стандартів у сфері охорони здоров’я (не пізніше </w:t>
      </w:r>
      <w:r w:rsidDel="00000000" w:rsidR="00000000" w:rsidRPr="00000000">
        <w:rPr>
          <w:rFonts w:ascii="Times New Roman" w:cs="Times New Roman" w:eastAsia="Times New Roman" w:hAnsi="Times New Roman"/>
          <w:b w:val="1"/>
          <w:b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хвилин з моменту звернення пацієнта/пацієнтки з підозрою на гострий мозковий інсульт в ЗОЗ або доставлення його/її бригадою екстреної (швидкої) медичної допомоги). Забезпечення, </w:t>
      </w:r>
      <w:r w:rsidDel="00000000" w:rsidR="00000000" w:rsidRPr="00000000">
        <w:rPr>
          <w:rFonts w:ascii="Times New Roman" w:cs="Times New Roman" w:eastAsia="Times New Roman" w:hAnsi="Times New Roman"/>
          <w:b w:val="1"/>
          <w:bCs w:val="1"/>
          <w:sz w:val="24"/>
          <w:szCs w:val="24"/>
          <w:rtl w:val="0"/>
        </w:rPr>
        <w:t xml:space="preserve">за потреби,</w:t>
      </w:r>
      <w:r w:rsidDel="00000000" w:rsidR="00000000" w:rsidRPr="00000000">
        <w:rPr>
          <w:rFonts w:ascii="Times New Roman" w:cs="Times New Roman" w:eastAsia="Times New Roman" w:hAnsi="Times New Roman"/>
          <w:sz w:val="24"/>
          <w:szCs w:val="24"/>
          <w:rtl w:val="0"/>
        </w:rPr>
        <w:t xml:space="preserve"> анестезіологічного супроводу пацієнта/пацієнтки для проведення нейровізуалізації.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Моніторинг клінічних, лабораторних, інструментальних показників відповідно до галузевих стандартів у сфері охорони здоров’я.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лабораторних досліджень у цілодобовому режимі у ЗОЗ, зокрема: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A">
      <w:pPr>
        <w:shd w:fill="ffffff" w:val="clear"/>
        <w:spacing w:after="0" w:line="240"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розгорнутий клінічний аналіз крові з підрахунком числа тромбоцитів;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B">
      <w:pPr>
        <w:shd w:fill="ffffff" w:val="clear"/>
        <w:spacing w:after="0" w:line="240"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біохімічний аналіз крові (С-реактивний білок, загальний білок, аспартатамінотрансфераза (АсАТ), аланінамінотрансфераза (АлАТ), креатинін, сечовина, натрій, калій, тропонін);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C">
      <w:pPr>
        <w:shd w:fill="ffffff" w:val="clear"/>
        <w:spacing w:after="0" w:line="240"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глюкоза в цільній крові або сироватці крові;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D">
      <w:pPr>
        <w:shd w:fill="ffffff" w:val="clear"/>
        <w:spacing w:after="0" w:line="240"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коагуляційний гемостаз (протромбіновий час, активований частковий тромбопластиновий час (АЧТЧ), міжнародне нормалізоване відношення (МНВ));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E">
      <w:pPr>
        <w:shd w:fill="ffffff" w:val="clear"/>
        <w:spacing w:after="0" w:line="240"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інші лабораторні дослідження відповідно до галузевих стандартів у сфері охорони здоров’я.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інструментальних досліджень, зокрема: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0">
      <w:pPr>
        <w:shd w:fill="ffffff" w:val="clear"/>
        <w:spacing w:after="0" w:line="24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спіральна комп’ютерна томографія (СКТ) головного мозку включно з СКТ-ангіографією </w:t>
      </w:r>
      <w:r w:rsidDel="00000000" w:rsidR="00000000" w:rsidRPr="00000000">
        <w:rPr>
          <w:rFonts w:ascii="Times New Roman" w:cs="Times New Roman" w:eastAsia="Times New Roman" w:hAnsi="Times New Roman"/>
          <w:b w:val="1"/>
          <w:bCs w:val="1"/>
          <w:sz w:val="24"/>
          <w:szCs w:val="24"/>
          <w:rtl w:val="0"/>
        </w:rPr>
        <w:t xml:space="preserve">судин голови</w:t>
      </w:r>
      <w:r w:rsidDel="00000000" w:rsidR="00000000" w:rsidRPr="00000000">
        <w:rPr>
          <w:rFonts w:ascii="Times New Roman" w:cs="Times New Roman" w:eastAsia="Times New Roman" w:hAnsi="Times New Roman"/>
          <w:sz w:val="24"/>
          <w:szCs w:val="24"/>
          <w:rtl w:val="0"/>
        </w:rPr>
        <w:t xml:space="preserve">  та/або МРТ головного мозку включно з неконтрастною МР-ангіографією </w:t>
      </w:r>
      <w:r w:rsidDel="00000000" w:rsidR="00000000" w:rsidRPr="00000000">
        <w:rPr>
          <w:rFonts w:ascii="Times New Roman" w:cs="Times New Roman" w:eastAsia="Times New Roman" w:hAnsi="Times New Roman"/>
          <w:b w:val="1"/>
          <w:bCs w:val="1"/>
          <w:sz w:val="24"/>
          <w:szCs w:val="24"/>
          <w:rtl w:val="0"/>
        </w:rPr>
        <w:t xml:space="preserve">судин голови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 цілодобовому режимі;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1">
      <w:pPr>
        <w:shd w:fill="ffffff" w:val="clear"/>
        <w:spacing w:after="0" w:line="24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електрокардіографія (ЕКГ) </w:t>
      </w:r>
      <w:r w:rsidDel="00000000" w:rsidR="00000000" w:rsidRPr="00000000">
        <w:rPr>
          <w:rFonts w:ascii="Times New Roman" w:cs="Times New Roman" w:eastAsia="Times New Roman" w:hAnsi="Times New Roman"/>
          <w:b w:val="1"/>
          <w:bCs w:val="1"/>
          <w:sz w:val="24"/>
          <w:szCs w:val="24"/>
          <w:rtl w:val="0"/>
        </w:rPr>
        <w:t xml:space="preserve">(з описом результатів та наданням заключення лікарем);</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2">
      <w:pPr>
        <w:shd w:fill="ffffff" w:val="clear"/>
        <w:spacing w:after="0" w:line="24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ультразвукові дослідження з проведенням доплерографії;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3">
      <w:pPr>
        <w:shd w:fill="ffffff" w:val="clear"/>
        <w:spacing w:after="0" w:line="24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інші інструментальні дослідження відповідно до галузевих стандартів у сфері охорони здоров’я.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4">
      <w:pPr>
        <w:shd w:fill="ffffff" w:val="clea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системної тромболітичної терапії (при ішемічному інсульті).</w:t>
      </w:r>
      <w:r w:rsidDel="00000000" w:rsidR="00000000" w:rsidRPr="00000000">
        <w:rPr>
          <w:rFonts w:ascii="Times New Roman" w:cs="Times New Roman" w:eastAsia="Times New Roman" w:hAnsi="Times New Roman"/>
          <w:color w:val="0000ff"/>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Лабораторний та нейровізуалізаційний контроль </w:t>
      </w:r>
      <w:r w:rsidDel="00000000" w:rsidR="00000000" w:rsidRPr="00000000">
        <w:rPr>
          <w:rFonts w:ascii="Times New Roman" w:cs="Times New Roman" w:eastAsia="Times New Roman" w:hAnsi="Times New Roman"/>
          <w:b w:val="1"/>
          <w:bCs w:val="1"/>
          <w:sz w:val="24"/>
          <w:szCs w:val="24"/>
          <w:rtl w:val="0"/>
        </w:rPr>
        <w:t xml:space="preserve">відповідно до галузевих стандартів у сфері охорони здоров’я, зокрема</w:t>
      </w:r>
      <w:r w:rsidDel="00000000" w:rsidR="00000000" w:rsidRPr="00000000">
        <w:rPr>
          <w:rFonts w:ascii="Times New Roman" w:cs="Times New Roman" w:eastAsia="Times New Roman" w:hAnsi="Times New Roman"/>
          <w:b w:val="1"/>
          <w:bCs w:val="1"/>
          <w:color w:val="444746"/>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через 24 години після проведення системної тромболітичної терапі</w:t>
      </w:r>
      <w:r w:rsidDel="00000000" w:rsidR="00000000" w:rsidRPr="00000000">
        <w:rPr>
          <w:rFonts w:ascii="Roboto" w:cs="Roboto" w:eastAsia="Roboto" w:hAnsi="Roboto"/>
          <w:sz w:val="21"/>
          <w:szCs w:val="21"/>
          <w:rtl w:val="0"/>
        </w:rPr>
        <w:t xml:space="preserve">ї </w:t>
      </w:r>
      <w:r w:rsidDel="00000000" w:rsidR="00000000" w:rsidRPr="00000000">
        <w:rPr>
          <w:rFonts w:ascii="Times New Roman" w:cs="Times New Roman" w:eastAsia="Times New Roman" w:hAnsi="Times New Roman"/>
          <w:sz w:val="24"/>
          <w:szCs w:val="24"/>
          <w:rtl w:val="0"/>
        </w:rPr>
        <w:t xml:space="preserve">та механічної тромбектомії.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Обов’язкове  направлення пацієнта/пацієнтки, який/яка є кандидатом для ендоваскулярного лікування, в інший ЗОЗ, який може проводити ендоваскулярні нейроінтервенційні втручання, відповідно до клінічного маршруту пацієнта/пацієнтки із забезпеченням термінового транспортування пацієнтів екстреною (швидкою) медичною допомогою.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Обов’язкове направлення пацієнта/пацієнтки, який/яка є кандидатом для відкритого нейрохірургічного оперативного втручання, в інший ЗОЗ, який може проводити нейрохірургічні втручання, відповідно до клінічного маршруту пацієнта/пацієнтки із забезпеченням термінового транспортування пацієнта/пацієнтки екстреною (швидкою) медичною допомогою.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Своєчасне проведення седації, анестезії та знеболення на всіх етапах діагностики та лікування: обов’язкове анестезіологічне забезпечення під час виконання всіх інвазивних діагностичних та інших лікувальних процедур, цілодобове забезпечення внутрішньовенними анестетиками, ненаркотичними та наркотичними знеболювальними засобами, а також міорелаксантами.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та документування скринінгу щодо порушень ковтання (тест на дисфагію) у всіх пацієнтів/пацієнток при поступленні та перед початком годування чи прийому ліків через рот (не пізніше 24 годин після госпіталізації). Динамічне спостереження за функцією ковтання.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Проведення консультацій лікарями інших спеціальностей, зокрема засобами телемедицини.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B">
      <w:pPr>
        <w:shd w:fill="ffffff" w:val="clear"/>
        <w:spacing w:after="0" w:line="240" w:lineRule="auto"/>
        <w:jc w:val="both"/>
        <w:rPr>
          <w:rFonts w:ascii="Roboto" w:cs="Roboto" w:eastAsia="Roboto" w:hAnsi="Roboto"/>
          <w:b w:val="1"/>
          <w:bCs w:val="1"/>
          <w:color w:val="1f1f1f"/>
          <w:sz w:val="21"/>
          <w:szCs w:val="21"/>
          <w:highlight w:val="white"/>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Roboto" w:cs="Roboto" w:eastAsia="Roboto" w:hAnsi="Roboto"/>
          <w:b w:val="1"/>
          <w:bCs w:val="1"/>
          <w:color w:val="1f1f1f"/>
          <w:sz w:val="21"/>
          <w:szCs w:val="21"/>
          <w:highlight w:val="white"/>
          <w:rtl w:val="0"/>
        </w:rPr>
        <w:t xml:space="preserve">Проведення консультації терапевта мови і мовлення (</w:t>
      </w:r>
      <w:sdt>
        <w:sdtPr>
          <w:id w:val="1939487972"/>
          <w:tag w:val="goog_rdk_94"/>
        </w:sdtPr>
        <w:sdtContent>
          <w:commentRangeStart w:id="17"/>
        </w:sdtContent>
      </w:sdt>
      <w:r w:rsidDel="00000000" w:rsidR="00000000" w:rsidRPr="00000000">
        <w:rPr>
          <w:rFonts w:ascii="Roboto" w:cs="Roboto" w:eastAsia="Roboto" w:hAnsi="Roboto"/>
          <w:b w:val="1"/>
          <w:bCs w:val="1"/>
          <w:color w:val="1f1f1f"/>
          <w:sz w:val="21"/>
          <w:szCs w:val="21"/>
          <w:highlight w:val="white"/>
          <w:rtl w:val="0"/>
        </w:rPr>
        <w:t xml:space="preserve">логопеда)</w:t>
      </w:r>
      <w:commentRangeEnd w:id="17"/>
      <w:r w:rsidDel="00000000" w:rsidR="00000000" w:rsidRPr="00000000">
        <w:commentReference w:id="17"/>
      </w:r>
      <w:r w:rsidDel="00000000" w:rsidR="00000000" w:rsidRPr="00000000">
        <w:rPr>
          <w:rFonts w:ascii="Roboto" w:cs="Roboto" w:eastAsia="Roboto" w:hAnsi="Roboto"/>
          <w:b w:val="1"/>
          <w:bCs w:val="1"/>
          <w:color w:val="1f1f1f"/>
          <w:sz w:val="21"/>
          <w:szCs w:val="21"/>
          <w:highlight w:val="white"/>
          <w:rtl w:val="0"/>
        </w:rPr>
        <w:t xml:space="preserve"> у перші 72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C">
      <w:pPr>
        <w:shd w:fill="ffffff" w:val="clea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Roboto" w:cs="Roboto" w:eastAsia="Roboto" w:hAnsi="Roboto"/>
          <w:b w:val="1"/>
          <w:bCs w:val="1"/>
          <w:color w:val="1f1f1f"/>
          <w:sz w:val="21"/>
          <w:szCs w:val="21"/>
          <w:rtl w:val="0"/>
        </w:rPr>
        <w:t xml:space="preserve">години після госпіталізації</w:t>
      </w:r>
      <w:r w:rsidDel="00000000" w:rsidR="00000000" w:rsidRPr="00000000">
        <w:rPr>
          <w:rFonts w:ascii="Times New Roman" w:cs="Times New Roman" w:eastAsia="Times New Roman" w:hAnsi="Times New Roman"/>
          <w:b w:val="1"/>
          <w:b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консультації лікаря-психолога або лікаря-психотерапевта, або клінічного психолога, або </w:t>
      </w:r>
      <w:sdt>
        <w:sdtPr>
          <w:id w:val="1320289883"/>
          <w:tag w:val="goog_rdk_95"/>
        </w:sdtPr>
        <w:sdtContent>
          <w:commentRangeStart w:id="18"/>
        </w:sdtContent>
      </w:sdt>
      <w:r w:rsidDel="00000000" w:rsidR="00000000" w:rsidRPr="00000000">
        <w:rPr>
          <w:rFonts w:ascii="Times New Roman" w:cs="Times New Roman" w:eastAsia="Times New Roman" w:hAnsi="Times New Roman"/>
          <w:sz w:val="24"/>
          <w:szCs w:val="24"/>
          <w:rtl w:val="0"/>
        </w:rPr>
        <w:t xml:space="preserve">психолога,</w:t>
      </w:r>
      <w:commentRangeEnd w:id="18"/>
      <w:r w:rsidDel="00000000" w:rsidR="00000000" w:rsidRPr="00000000">
        <w:commentReference w:id="18"/>
      </w:r>
      <w:r w:rsidDel="00000000" w:rsidR="00000000" w:rsidRPr="00000000">
        <w:rPr>
          <w:rFonts w:ascii="Times New Roman" w:cs="Times New Roman" w:eastAsia="Times New Roman" w:hAnsi="Times New Roman"/>
          <w:sz w:val="24"/>
          <w:szCs w:val="24"/>
          <w:rtl w:val="0"/>
        </w:rPr>
        <w:t xml:space="preserve"> або психотерапевта.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компонентами та препаратами крові у цілодобовому режимі.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8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Цілодобове лікарське спостереження та медсестринський догляд за пацієнтом/пацієнткою в стаціонарних умовах.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комплексу заходів із профілактики інсульту відповідно до галузевих стандартів у сфері охорони здоров’я, зокрема консультування щодо відмови від куріння та/або надмірного споживання алкоголю, нормалізації маси тіла, збільшення фізичної активності, а також призначення медикаментів, що необхідні для контролю хронічних захворювань (артеріальна гіпертензія, гіперліпідемія, цукровий діабет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пацієнта/пацієнтки до іншого ЗОЗ для отримання іншої медичної допомоги відповідно до затвердженого наказом клінічного маршруту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2">
      <w:pPr>
        <w:shd w:fill="ffffff" w:val="clea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Надання реабілітаційної допомоги протягом гострого реабілітаційного періоду та направлення пацієнта/пацієнтки для отримання послуг з реабілітації у післягострому реабілітаційному періоді відповідно до </w:t>
      </w:r>
      <w:r w:rsidDel="00000000" w:rsidR="00000000" w:rsidRPr="00000000">
        <w:rPr>
          <w:rFonts w:ascii="Times New Roman" w:cs="Times New Roman" w:eastAsia="Times New Roman" w:hAnsi="Times New Roman"/>
          <w:b w:val="1"/>
          <w:bCs w:val="1"/>
          <w:sz w:val="24"/>
          <w:szCs w:val="24"/>
          <w:rtl w:val="0"/>
        </w:rPr>
        <w:t xml:space="preserve">складеного індивідуального реабілітаційного плану та </w:t>
      </w:r>
      <w:r w:rsidDel="00000000" w:rsidR="00000000" w:rsidRPr="00000000">
        <w:rPr>
          <w:rFonts w:ascii="Times New Roman" w:cs="Times New Roman" w:eastAsia="Times New Roman" w:hAnsi="Times New Roman"/>
          <w:sz w:val="24"/>
          <w:szCs w:val="24"/>
          <w:rtl w:val="0"/>
        </w:rPr>
        <w:t xml:space="preserve">реабілітаційного маршруту</w:t>
      </w:r>
      <w:r w:rsidDel="00000000" w:rsidR="00000000" w:rsidRPr="00000000">
        <w:rPr>
          <w:rFonts w:ascii="Times New Roman" w:cs="Times New Roman" w:eastAsia="Times New Roman" w:hAnsi="Times New Roman"/>
          <w:b w:val="1"/>
          <w:b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3">
      <w:pPr>
        <w:shd w:fill="ffffff" w:val="clear"/>
        <w:spacing w:after="0" w:line="240" w:lineRule="auto"/>
        <w:jc w:val="both"/>
        <w:rPr>
          <w:rFonts w:ascii="Roboto" w:cs="Roboto" w:eastAsia="Roboto" w:hAnsi="Roboto"/>
          <w:b w:val="1"/>
          <w:bCs w:val="1"/>
          <w:color w:val="1f1f1f"/>
          <w:sz w:val="21"/>
          <w:szCs w:val="21"/>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Roboto" w:cs="Roboto" w:eastAsia="Roboto" w:hAnsi="Roboto"/>
          <w:b w:val="1"/>
          <w:bCs w:val="1"/>
          <w:color w:val="1f1f1f"/>
          <w:sz w:val="21"/>
          <w:szCs w:val="21"/>
          <w:highlight w:val="white"/>
          <w:rtl w:val="0"/>
        </w:rPr>
        <w:t xml:space="preserve">Оцінка та </w:t>
      </w:r>
      <w:r w:rsidDel="00000000" w:rsidR="00000000" w:rsidRPr="00000000">
        <w:rPr>
          <w:rFonts w:ascii="Roboto" w:cs="Roboto" w:eastAsia="Roboto" w:hAnsi="Roboto"/>
          <w:b w:val="1"/>
          <w:bCs w:val="1"/>
          <w:color w:val="1f1f1f"/>
          <w:sz w:val="21"/>
          <w:szCs w:val="21"/>
          <w:rtl w:val="0"/>
        </w:rPr>
        <w:t xml:space="preserve">документування стану функціонування пацієнта/пацієнтки на момент виписки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4">
      <w:pPr>
        <w:shd w:fill="ffffff" w:val="clea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Roboto" w:cs="Roboto" w:eastAsia="Roboto" w:hAnsi="Roboto"/>
          <w:b w:val="1"/>
          <w:bCs w:val="1"/>
          <w:color w:val="1f1f1f"/>
          <w:sz w:val="21"/>
          <w:szCs w:val="21"/>
          <w:rtl w:val="0"/>
        </w:rPr>
        <w:t xml:space="preserve">за модифікованою шкалою Ренкіна (МШР) та індексом Бартел</w:t>
      </w:r>
      <w:r w:rsidDel="00000000" w:rsidR="00000000" w:rsidRPr="00000000">
        <w:rPr>
          <w:rFonts w:ascii="Times New Roman" w:cs="Times New Roman" w:eastAsia="Times New Roman" w:hAnsi="Times New Roman"/>
          <w:b w:val="1"/>
          <w:b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лікарськими засобами, зокрема для тромболітичної терапії, визначеними Національним переліком основних лікарських засобів та галузевими стандартами у сфері охорони здоров’я,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пацієнта/пацієнтки з бульбарним синдромом та дисфагією лікарськими засобами для парентерального харчування та харчовими продуктами для спеціальних медичних цілей для ентерального харчування.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Навчання родини/доглядачів із питань особистої гігієни, стратегії спілкування, техніки переміщення, профілактики ускладнень та інших специфічних проблем, пов’язаних з гострим мозковим інсультом, контроль за безпечним ковтанням та відповідної зміни дієти, допомоги регулювання поведінки при психосоціальних проблемах.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харчуванням в умовах стаціонару.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надання медичної допомоги дистанційно методами і засобами телемедицини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B">
      <w:pPr>
        <w:shd w:fill="ffffff" w:val="clea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28. </w:t>
      </w:r>
      <w:r w:rsidDel="00000000" w:rsidR="00000000" w:rsidRPr="00000000">
        <w:rPr>
          <w:rFonts w:ascii="Times New Roman" w:cs="Times New Roman" w:eastAsia="Times New Roman" w:hAnsi="Times New Roman"/>
          <w:b w:val="1"/>
          <w:bCs w:val="1"/>
          <w:sz w:val="24"/>
          <w:szCs w:val="24"/>
          <w:rtl w:val="0"/>
        </w:rPr>
        <w:t xml:space="preserve">Забезпечення виконання порядку визначення діагностичних критеріїв смерті мозку людини та процедури констатації смерті мозку людини відповідно до чинних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C">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D">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обсягу медичних послуг, який надавач зобов’язується надавати за договором відповідно до медичних потреб пацієнта/пацієнтки: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E">
      <w:pPr>
        <w:shd w:fill="ffffff" w:val="clea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Проведення ендоваскулярних нейроінтервенційних втручань, відповідно до клінічного маршруту пацієнта/пацієнтки.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9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Лабораторний та нейровізуалізаційний контроль після застосування ендоваскулярних методів лікування відповідно до галузевих стандартів у сфері охорони здоров’я.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Забезпечення надання нейрохірургічної допомоги, відповідно до клінічного маршруту пацієнта/пацієнтки.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Проведення інструментальних досліджень у цілодобовому режимі: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2">
      <w:pPr>
        <w:shd w:fill="ffffff" w:val="clear"/>
        <w:spacing w:after="0" w:before="240"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цифрова субтракційна ангіографія судин голови;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3">
      <w:pPr>
        <w:shd w:fill="ffffff" w:val="clear"/>
        <w:spacing w:after="0" w:before="240"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МСКТ перфузія головного мозку, МРТ головного мозку.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4">
      <w:pPr>
        <w:shd w:fill="ffffff" w:val="clea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6">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МЕДИЧНА ДОПОМОГА ПРИ ГОСТРОМУ МОЗКОВОМУ ІНСУЛЬТІ </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7">
      <w:pPr>
        <w:shd w:fill="ffffff" w:val="clea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8">
      <w:pPr>
        <w:shd w:fill="ffffff" w:val="clea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9">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стаціонарно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B">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доставлення бригадою екстреної (швидкої) медичної допомоги;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переведення з іншого ЗОЗ та/або клінічного підрозділу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A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самозвернення у невідкладному стані пацієнтів з діагнозом: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І60 Субарахноїдальний крововилив;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І61 Внутрішньомозковий крововилив;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І62 Інший нетравматичний внутрішньочерепний крововилив;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I63 Інфаркт головного мозку;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I67.6 Негнійний тромбоз внутрішньочерепного венозного синуса.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5">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6">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приймального відділення або відділення екстреної (невідкладної) медичної допомоги, в якому забезпечено умови для проведення повноцінного первинного огляду пацієнтів за алгоритмом АВСD, безперервного моніторингу сатурації крові киснем (пульсоксиметрія), АТ (в автоматичному режимі), ЕКГ, а також умови для забезпечення прохідності дихальних шляхів відповідно до сучасних принципів, безперервної інгаляції кисню тощо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спеціалізованого інсультного відділення - щонайменше 8 обладнаних ліжка для пацієнтів з гострим мозковим інсультом для постійного моніторингу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9">
      <w:pPr>
        <w:shd w:fill="ffffff" w:val="clea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відділення анестезіології та інтенсивної терапії - щонайменше 4 обладнаних ліжка інтенсивної терапії для постійного моніторингу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та документування оцінки тяжкості інсульту за шкалою інсульту Національних інститутів здоров’я (National Institutes of Health Stroke Scale – NIHSS)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цілодобового проведення лабораторних досліджень, передбачених специфікаціями надання медичних послуг, у ЗОЗ або на умовах оренди, або договору підряду, або на інших умовах користування за місцем надання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цілодобового доступу до нейровізуалізації СКТ головного мозку включно з СКТ-ангіографією та/або МРТ головного мозку включно з неконтрастною МР-ангіографією за місцем надання медичних послуг, у тому числі на умовах оренди, договору підряду, або на інших умовах  користування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інструментальних досліджень, передбачених специфікаціями надання медичних послуг, у ЗОЗ або на умовах оренди, або договору підряду, або на інших умовах  користування за місцем надання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оксигенотерапії пацієнтам з ГМІ під час внутрішньогоспітального транспортування та проведення процедур з нейровізуалізації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B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цілодобового лікарського спостереження та медсестринського догляду за пацієнтами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консультацій, зокрема засобами телемедицини, лікарями інших спеціальностей у ЗОЗ або на умовах договору підряду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Забезпечення проведення консультації лікаря </w:t>
      </w:r>
      <w:sdt>
        <w:sdtPr>
          <w:id w:val="105518827"/>
          <w:tag w:val="goog_rdk_96"/>
        </w:sdtPr>
        <w:sdtContent>
          <w:del w:author="Julia" w:id="51" w:date="2026-05-15T13:09:08Z">
            <w:r w:rsidDel="00000000" w:rsidR="00000000" w:rsidRPr="00000000">
              <w:rPr>
                <w:rFonts w:ascii="Times New Roman" w:cs="Times New Roman" w:eastAsia="Times New Roman" w:hAnsi="Times New Roman"/>
                <w:sz w:val="24"/>
                <w:szCs w:val="24"/>
                <w:rtl w:val="0"/>
              </w:rPr>
              <w:delText xml:space="preserve">з</w:delText>
            </w:r>
          </w:del>
        </w:sdtContent>
      </w:sdt>
      <w:r w:rsidDel="00000000" w:rsidR="00000000" w:rsidRPr="00000000">
        <w:rPr>
          <w:rFonts w:ascii="Times New Roman" w:cs="Times New Roman" w:eastAsia="Times New Roman" w:hAnsi="Times New Roman"/>
          <w:sz w:val="24"/>
          <w:szCs w:val="24"/>
          <w:rtl w:val="0"/>
        </w:rPr>
        <w:t xml:space="preserve"> фізичної та реабілітаційної </w:t>
      </w:r>
      <w:r w:rsidDel="00000000" w:rsidR="00000000" w:rsidRPr="00000000">
        <w:rPr>
          <w:rFonts w:ascii="Times New Roman" w:cs="Times New Roman" w:eastAsia="Times New Roman" w:hAnsi="Times New Roman"/>
          <w:sz w:val="24"/>
          <w:szCs w:val="24"/>
          <w:rtl w:val="0"/>
        </w:rPr>
        <w:t xml:space="preserve">медицин</w:t>
      </w:r>
      <w:r w:rsidDel="00000000" w:rsidR="00000000" w:rsidRPr="00000000">
        <w:rPr>
          <w:rFonts w:ascii="Times New Roman" w:cs="Times New Roman" w:eastAsia="Times New Roman" w:hAnsi="Times New Roman"/>
          <w:sz w:val="24"/>
          <w:szCs w:val="24"/>
          <w:rtl w:val="0"/>
        </w:rPr>
        <w:t xml:space="preserve">и у перші 72 години після госпіталізації та проведення заходів з реабілітації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Забезпечення проведення консуль</w:t>
      </w:r>
      <w:r w:rsidDel="00000000" w:rsidR="00000000" w:rsidRPr="00000000">
        <w:rPr>
          <w:rFonts w:ascii="Times New Roman" w:cs="Times New Roman" w:eastAsia="Times New Roman" w:hAnsi="Times New Roman"/>
          <w:sz w:val="24"/>
          <w:szCs w:val="24"/>
          <w:rtl w:val="0"/>
        </w:rPr>
        <w:t xml:space="preserve">та</w:t>
      </w:r>
      <w:sdt>
        <w:sdtPr>
          <w:id w:val="-118214452"/>
          <w:tag w:val="goog_rdk_97"/>
        </w:sdtPr>
        <w:sdtContent>
          <w:commentRangeStart w:id="19"/>
        </w:sdtContent>
      </w:sdt>
      <w:r w:rsidDel="00000000" w:rsidR="00000000" w:rsidRPr="00000000">
        <w:rPr>
          <w:rFonts w:ascii="Times New Roman" w:cs="Times New Roman" w:eastAsia="Times New Roman" w:hAnsi="Times New Roman"/>
          <w:sz w:val="24"/>
          <w:szCs w:val="24"/>
          <w:rtl w:val="0"/>
        </w:rPr>
        <w:t xml:space="preserve">ції </w:t>
      </w:r>
      <w:commentRangeEnd w:id="19"/>
      <w:r w:rsidDel="00000000" w:rsidR="00000000" w:rsidRPr="00000000">
        <w:commentReference w:id="19"/>
      </w:r>
      <w:sdt>
        <w:sdtPr>
          <w:id w:val="-1090427763"/>
          <w:tag w:val="goog_rdk_98"/>
        </w:sdtPr>
        <w:sdtContent>
          <w:commentRangeStart w:id="20"/>
        </w:sdtContent>
      </w:sdt>
      <w:r w:rsidDel="00000000" w:rsidR="00000000" w:rsidRPr="00000000">
        <w:rPr>
          <w:rFonts w:ascii="Times New Roman" w:cs="Times New Roman" w:eastAsia="Times New Roman" w:hAnsi="Times New Roman"/>
          <w:sz w:val="24"/>
          <w:szCs w:val="24"/>
          <w:rtl w:val="0"/>
        </w:rPr>
        <w:t xml:space="preserve">терапевта мови і мовлення (логопеда)</w:t>
      </w:r>
      <w:commentRangeEnd w:id="20"/>
      <w:r w:rsidDel="00000000" w:rsidR="00000000" w:rsidRPr="00000000">
        <w:commentReference w:id="20"/>
      </w:r>
      <w:r w:rsidDel="00000000" w:rsidR="00000000" w:rsidRPr="00000000">
        <w:rPr>
          <w:rFonts w:ascii="Times New Roman" w:cs="Times New Roman" w:eastAsia="Times New Roman" w:hAnsi="Times New Roman"/>
          <w:sz w:val="24"/>
          <w:szCs w:val="24"/>
          <w:rtl w:val="0"/>
        </w:rPr>
        <w:t xml:space="preserve"> у перші 72 години після госпіталізації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консультації лікаря-психолога або лікаря-психотерапевта, або клінічного психолога, або </w:t>
      </w:r>
      <w:sdt>
        <w:sdtPr>
          <w:id w:val="1455438153"/>
          <w:tag w:val="goog_rdk_99"/>
        </w:sdtPr>
        <w:sdtContent>
          <w:commentRangeStart w:id="21"/>
        </w:sdtContent>
      </w:sdt>
      <w:r w:rsidDel="00000000" w:rsidR="00000000" w:rsidRPr="00000000">
        <w:rPr>
          <w:rFonts w:ascii="Times New Roman" w:cs="Times New Roman" w:eastAsia="Times New Roman" w:hAnsi="Times New Roman"/>
          <w:sz w:val="24"/>
          <w:szCs w:val="24"/>
          <w:rtl w:val="0"/>
        </w:rPr>
        <w:t xml:space="preserve">психолога</w:t>
      </w:r>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 або психотерапевта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технічних можливостей для попереднього інформування ЗОЗ про транспортування бригадою </w:t>
      </w:r>
      <w:r w:rsidDel="00000000" w:rsidR="00000000" w:rsidRPr="00000000">
        <w:rPr>
          <w:rFonts w:ascii="Times New Roman" w:cs="Times New Roman" w:eastAsia="Times New Roman" w:hAnsi="Times New Roman"/>
          <w:sz w:val="24"/>
          <w:szCs w:val="24"/>
          <w:rtl w:val="0"/>
        </w:rPr>
        <w:t xml:space="preserve">екстреної</w:t>
      </w:r>
      <w:r w:rsidDel="00000000" w:rsidR="00000000" w:rsidRPr="00000000">
        <w:rPr>
          <w:rFonts w:ascii="Times New Roman" w:cs="Times New Roman" w:eastAsia="Times New Roman" w:hAnsi="Times New Roman"/>
          <w:sz w:val="24"/>
          <w:szCs w:val="24"/>
          <w:rtl w:val="0"/>
        </w:rPr>
        <w:t xml:space="preserve"> (швидкої) медичної допомоги пацієнтів з гострим мозковим інсультом для активації ресурсів ЗОЗ з метою забезпечення можливості проведення реваскуляризаційної терапії в межах «терапевтичного вікна»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перенаправлення пацієнтів до іншого ЗОЗ для отримання необхідної медичної допомоги відповідно до маршруту пацієнтів з гострим інсультом, затвердженого в регіоні, в межах 24 годин від моменту розвитку клінічних проявів, із організацією транспортування бригадою екстреної (швидкої) медичної допомоги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Організація цілодобового забезпечення компонентами та препаратами крові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оцінювання ризику щодо виникнення пролежнів у всіх пацієнтів у перші 48 годин після госпіталізації та в подальшому щонайменше кожні 24 години для визначення плану профілактики пролежнів з внесенням відповідних записів до медичної карти </w:t>
      </w:r>
      <w:sdt>
        <w:sdtPr>
          <w:id w:val="1528559607"/>
          <w:tag w:val="goog_rdk_100"/>
        </w:sdtPr>
        <w:sdtContent>
          <w:commentRangeStart w:id="22"/>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22"/>
      <w:r w:rsidDel="00000000" w:rsidR="00000000" w:rsidRPr="00000000">
        <w:commentReference w:id="22"/>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оцінювання та документування стану функціонування пацієнта/пацієнтки за модифікованою шкалою Ренкіна (МШР) та індексом Бартел на момент виписки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та документування скринінгу щодо порушень ковтання (тест на дисфагію) у всіх пацієнтів при поступленні та перед початком годування чи прийому ліків через рот (не пізніше 24 годин після госпіталізації), а також забезпечення динамічного спостереження за функцією ковтання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Дотримання порядку визначення діагностичних критеріїв  </w:t>
      </w:r>
      <w:r w:rsidDel="00000000" w:rsidR="00000000" w:rsidRPr="00000000">
        <w:rPr>
          <w:rFonts w:ascii="Times New Roman" w:cs="Times New Roman" w:eastAsia="Times New Roman" w:hAnsi="Times New Roman"/>
          <w:sz w:val="24"/>
          <w:szCs w:val="24"/>
          <w:rtl w:val="0"/>
        </w:rPr>
        <w:t xml:space="preserve">та проведення</w:t>
      </w:r>
      <w:r w:rsidDel="00000000" w:rsidR="00000000" w:rsidRPr="00000000">
        <w:rPr>
          <w:rFonts w:ascii="Times New Roman" w:cs="Times New Roman" w:eastAsia="Times New Roman" w:hAnsi="Times New Roman"/>
          <w:sz w:val="24"/>
          <w:szCs w:val="24"/>
          <w:rtl w:val="0"/>
        </w:rPr>
        <w:t xml:space="preserve"> процедури констатації смерті мозку людини відповідно до чинних нормативно-правових актів. Показник виконання проведення процедури до кінця року має становити не менше 5% від показника рівня госпітальної летальності з приводу гострого мозкового інсульту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Організація та проведення спеціального навчання всіх співробітників, які залучені до надання послуг з тромболітичної терапії, інтенсивної терапії, щодо скорочення терміну «від дверей до голки» на етапі проведення тромболітичної терапії, використання шкал NIHSS, ASPECTS, ШКГ, Індекс Бартел, модифікованої шкали Ренкіна, скринінгу щодо дисфагії, оцінювання потреби у реабілітації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навчання родини/доглядачів із питань особистої гігієни, стратегії спілкування, техніки переміщення, профілактики ускладнень та інших специфічних проблем, пов’язаних з гострим мозковим інсультом, контроль за безпечним ковтанням та відповідної зміни дієти, допомоги регулювання поведінки при психосоціальних проблемах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23.</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C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права пацієнтів, які перебувають на лікуванні у відділенні інтенсивної терапії, на допуск до них відвідувачів 24 години на добу в будь-який день тижня згідно з правилами, визначеними чинними нормативно-правовими актами </w:t>
      </w:r>
      <w:sdt>
        <w:sdtPr>
          <w:id w:val="809987402"/>
          <w:tag w:val="goog_rdk_101"/>
        </w:sdtPr>
        <w:sdtContent>
          <w:commentRangeStart w:id="23"/>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23"/>
      <w:r w:rsidDel="00000000" w:rsidR="00000000" w:rsidRPr="00000000">
        <w:commentReference w:id="23"/>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Здійснення закупівлі лікарських засобів, зокрема для тромболітичної </w:t>
      </w:r>
      <w:r w:rsidDel="00000000" w:rsidR="00000000" w:rsidRPr="00000000">
        <w:rPr>
          <w:rFonts w:ascii="Times New Roman" w:cs="Times New Roman" w:eastAsia="Times New Roman" w:hAnsi="Times New Roman"/>
          <w:sz w:val="24"/>
          <w:szCs w:val="24"/>
          <w:rtl w:val="0"/>
        </w:rPr>
        <w:t xml:space="preserve">терапії,</w:t>
      </w:r>
      <w:r w:rsidDel="00000000" w:rsidR="00000000" w:rsidRPr="00000000">
        <w:rPr>
          <w:rFonts w:ascii="Times New Roman" w:cs="Times New Roman" w:eastAsia="Times New Roman" w:hAnsi="Times New Roman"/>
          <w:sz w:val="24"/>
          <w:szCs w:val="24"/>
          <w:rtl w:val="0"/>
        </w:rPr>
        <w:t xml:space="preserve">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затвердженого клінічного маршруту пацієнтів у ЗОЗ з лікування ішемічного та геморагічного інсульту в регіоні, який передбачає можливість переводу пацієнтів в інші ЗОЗ </w:t>
      </w:r>
      <w:sdt>
        <w:sdtPr>
          <w:id w:val="-776354174"/>
          <w:tag w:val="goog_rdk_102"/>
        </w:sdtPr>
        <w:sdtContent>
          <w:commentRangeStart w:id="24"/>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24"/>
      <w:r w:rsidDel="00000000" w:rsidR="00000000" w:rsidRPr="00000000">
        <w:commentReference w:id="24"/>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Ведення медичної карти стаціонарного хворого (форма № 003/о) з обов’язковим обгрунтуванням клінічного діагнозу та зазначенням усіх важливих діагностичних, лікувальних, реабілітаційних і профілактичних процедур, які проводяться пацієнтам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w:t>
      </w:r>
      <w:r w:rsidDel="00000000" w:rsidR="00000000" w:rsidRPr="00000000">
        <w:rPr>
          <w:rFonts w:ascii="Times New Roman" w:cs="Times New Roman" w:eastAsia="Times New Roman" w:hAnsi="Times New Roman"/>
          <w:sz w:val="24"/>
          <w:szCs w:val="24"/>
          <w:rtl w:val="0"/>
        </w:rPr>
        <w:t xml:space="preserve"> ознак</w:t>
      </w:r>
      <w:r w:rsidDel="00000000" w:rsidR="00000000" w:rsidRPr="00000000">
        <w:rPr>
          <w:rFonts w:ascii="Times New Roman" w:cs="Times New Roman" w:eastAsia="Times New Roman" w:hAnsi="Times New Roman"/>
          <w:sz w:val="24"/>
          <w:szCs w:val="24"/>
          <w:rtl w:val="0"/>
        </w:rPr>
        <w:t xml:space="preserve"> насильства у пацієнта/пацієнтки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Інформування пацієнтів щодо можливостей профілактики та лікування, залучення до ухвалення рішень щодо їхнього здоров'я, узгодження плану лікування та реабілітації з пацієнтами відповідно до їхніх очікувань та можливостей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Обов’язкове інформування пацієнтів про можливість отримання необхідних медичних послуг безоплатно за кошти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консультацій, зокрема засобами телемедицини (телеконсультування у режимі реального часу)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D">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організації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окремого підрозділу (інсультне відділення – інсультний блок/інсультний центр) для пацієнтів з гострим мозковим інсультом – щонайменше 4 додаткових ліжка до основного переліку пункту 2 вимог до організації надання послуги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D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відділення анестезіології та інтенсивної терапії або відділення інтенсивної терапії з виділеними ліжками для лікування пацієнтів з інсультом - щонайменше 2 додаткових ліжка для інтенсивної терапії до основного переліку пункту 3 вимог до організації надання послуги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нейрохірургічного відділення/ліжок з операційним блоком, де можуть проводитись відкриті нейрохірургічні втручання (трепанація черепа, декомпресійна краніотомія, забезпечення дренування шлуночків мозку, видалення гематом), зокрема протягом 3 годин з моменту госпіталізації при встановленні показань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кабінету/відділення ангіографії, оснащеного ангіографом з нейроінтервенційними функціями (із можливістю створення 3D- відображення, 3D-картування, пакету плоскопанельних КТ-опцій) в ЗОЗ або на умовах оренди, або договору підряду, або на інших умовах користування з цілодобовим графіком роботи за місцем надання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Забезпечення проведення нейрохірургчних, зокрема ендоваскулярних нейроінтервенційних втручань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Проведення КТ-перфузіографії (за умови використання КТ при нативній нейровізуалізації) або МРТ з визначенням розміру ядра інсульту пацієнтам з ішемічним інсультом з тривалістю захворювання від 6 до 24 годин від початку клінічних симптомів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5">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w:t>
      </w:r>
      <w:r w:rsidDel="00000000" w:rsidR="00000000" w:rsidRPr="00000000">
        <w:rPr>
          <w:rFonts w:ascii="Times New Roman" w:cs="Times New Roman" w:eastAsia="Times New Roman" w:hAnsi="Times New Roman"/>
          <w:sz w:val="24"/>
          <w:szCs w:val="24"/>
          <w:rtl w:val="0"/>
        </w:rPr>
        <w:t xml:space="preserve">едичних послуг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Лікар-невропатолог, який має відповідну підготовку з надання медичної допомоги при гострому мозковому інсульті, – щонайменше 4 особи із зазначеного переліку, 2 з яких за основним місцем роботи в цьому ЗОЗ, та 2 або за основним місцем роботи в цьому ЗОЗ, або за сумісництвом (цілодобовий пост).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Лікар-анестезіолог – щонайменше 4 особи, 3 з яких за основним місцем роботи в цьому ЗОЗ, та 1 або за основним місцем роботи в цьому ЗОЗ, або за сумісництвом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Сестра медична </w:t>
      </w:r>
      <w:sdt>
        <w:sdtPr>
          <w:id w:val="-1768881636"/>
          <w:tag w:val="goog_rdk_103"/>
        </w:sdtPr>
        <w:sdtContent>
          <w:ins w:author="Julia" w:id="52" w:date="2026-05-15T13:21:32Z">
            <w:r w:rsidDel="00000000" w:rsidR="00000000" w:rsidRPr="00000000">
              <w:rPr>
                <w:rFonts w:ascii="Times New Roman" w:cs="Times New Roman" w:eastAsia="Times New Roman" w:hAnsi="Times New Roman"/>
                <w:sz w:val="24"/>
                <w:szCs w:val="24"/>
                <w:rtl w:val="0"/>
              </w:rPr>
              <w:t xml:space="preserve">/ </w:t>
            </w:r>
          </w:ins>
        </w:sdtContent>
      </w:sdt>
      <w:sdt>
        <w:sdtPr>
          <w:id w:val="-1618945398"/>
          <w:tag w:val="goog_rdk_104"/>
        </w:sdtPr>
        <w:sdtContent>
          <w:del w:author="Julia" w:id="52" w:date="2026-05-15T13:21:32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893802129"/>
          <w:tag w:val="goog_rdk_105"/>
        </w:sdtPr>
        <w:sdtContent>
          <w:del w:author="Julia" w:id="53" w:date="2026-05-15T13:21:35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4 особи, 2 з яких за основним місцем роботи в цьому ЗОЗ, та 2 або за основним місцем роботи в цьому ЗОЗ, або за сумісництвом, на 4 ліжка (цілодобовий пост за місцем надання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 </w:t>
      </w:r>
      <w:sdt>
        <w:sdtPr>
          <w:id w:val="-1076484402"/>
          <w:tag w:val="goog_rdk_106"/>
        </w:sdtPr>
        <w:sdtContent>
          <w:del w:author="Julia" w:id="54" w:date="2026-05-15T13:21:39Z">
            <w:r w:rsidDel="00000000" w:rsidR="00000000" w:rsidRPr="00000000">
              <w:rPr>
                <w:rFonts w:ascii="Times New Roman" w:cs="Times New Roman" w:eastAsia="Times New Roman" w:hAnsi="Times New Roman"/>
                <w:sz w:val="24"/>
                <w:szCs w:val="24"/>
                <w:rtl w:val="0"/>
              </w:rPr>
              <w:delText xml:space="preserve">з</w:delText>
            </w:r>
          </w:del>
        </w:sdtContent>
      </w:sdt>
      <w:r w:rsidDel="00000000" w:rsidR="00000000" w:rsidRPr="00000000">
        <w:rPr>
          <w:rFonts w:ascii="Times New Roman" w:cs="Times New Roman" w:eastAsia="Times New Roman" w:hAnsi="Times New Roman"/>
          <w:sz w:val="24"/>
          <w:szCs w:val="24"/>
          <w:rtl w:val="0"/>
        </w:rPr>
        <w:t xml:space="preserve"> фізичної та реабілітаційної медицини – щонайменше 2 особи, які працюють за основним місцем роботи у цьому ЗОЗ або за сумі</w:t>
      </w:r>
      <w:r w:rsidDel="00000000" w:rsidR="00000000" w:rsidRPr="00000000">
        <w:rPr>
          <w:rFonts w:ascii="Times New Roman" w:cs="Times New Roman" w:eastAsia="Times New Roman" w:hAnsi="Times New Roman"/>
          <w:sz w:val="24"/>
          <w:szCs w:val="24"/>
          <w:rtl w:val="0"/>
        </w:rPr>
        <w:t xml:space="preserve">сництвом.</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Фізичний терапевт – щонайменше 2 особи, які працюють за основним місцем роботи у цьому ЗОЗ або за сумі</w:t>
      </w:r>
      <w:r w:rsidDel="00000000" w:rsidR="00000000" w:rsidRPr="00000000">
        <w:rPr>
          <w:rFonts w:ascii="Times New Roman" w:cs="Times New Roman" w:eastAsia="Times New Roman" w:hAnsi="Times New Roman"/>
          <w:sz w:val="24"/>
          <w:szCs w:val="24"/>
          <w:rtl w:val="0"/>
        </w:rPr>
        <w:t xml:space="preserve">сництвом.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Лікар-психолог або лікар-психотерапевт, або клінічний психолог, або </w:t>
      </w:r>
      <w:sdt>
        <w:sdtPr>
          <w:id w:val="-858228364"/>
          <w:tag w:val="goog_rdk_107"/>
        </w:sdtPr>
        <w:sdtContent>
          <w:commentRangeStart w:id="25"/>
        </w:sdtContent>
      </w:sdt>
      <w:r w:rsidDel="00000000" w:rsidR="00000000" w:rsidRPr="00000000">
        <w:rPr>
          <w:rFonts w:ascii="Times New Roman" w:cs="Times New Roman" w:eastAsia="Times New Roman" w:hAnsi="Times New Roman"/>
          <w:sz w:val="24"/>
          <w:szCs w:val="24"/>
          <w:rtl w:val="0"/>
        </w:rPr>
        <w:t xml:space="preserve">психо</w:t>
      </w:r>
      <w:r w:rsidDel="00000000" w:rsidR="00000000" w:rsidRPr="00000000">
        <w:rPr>
          <w:rFonts w:ascii="Times New Roman" w:cs="Times New Roman" w:eastAsia="Times New Roman" w:hAnsi="Times New Roman"/>
          <w:sz w:val="24"/>
          <w:szCs w:val="24"/>
          <w:rtl w:val="0"/>
        </w:rPr>
        <w:t xml:space="preserve">лог,</w:t>
      </w:r>
      <w:commentRangeEnd w:id="25"/>
      <w:r w:rsidDel="00000000" w:rsidR="00000000" w:rsidRPr="00000000">
        <w:commentReference w:id="25"/>
      </w:r>
      <w:r w:rsidDel="00000000" w:rsidR="00000000" w:rsidRPr="00000000">
        <w:rPr>
          <w:rFonts w:ascii="Times New Roman" w:cs="Times New Roman" w:eastAsia="Times New Roman" w:hAnsi="Times New Roman"/>
          <w:sz w:val="24"/>
          <w:szCs w:val="24"/>
          <w:rtl w:val="0"/>
        </w:rPr>
        <w:t xml:space="preserve"> або</w:t>
      </w:r>
      <w:r w:rsidDel="00000000" w:rsidR="00000000" w:rsidRPr="00000000">
        <w:rPr>
          <w:rFonts w:ascii="Times New Roman" w:cs="Times New Roman" w:eastAsia="Times New Roman" w:hAnsi="Times New Roman"/>
          <w:sz w:val="24"/>
          <w:szCs w:val="24"/>
          <w:rtl w:val="0"/>
        </w:rPr>
        <w:t xml:space="preserve"> психотерапевт – щонайменше 1 особа із зазначеного переліку, яка працює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E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Терапевт мови та мовлення (логопед) – щонайменше 1 особа, яка працює за основним місцем роботи у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 з ультразвукової діагностики – щонайменше 2 особи, які працюють </w:t>
      </w:r>
      <w:r w:rsidDel="00000000" w:rsidR="00000000" w:rsidRPr="00000000">
        <w:rPr>
          <w:rFonts w:ascii="Times New Roman" w:cs="Times New Roman" w:eastAsia="Times New Roman" w:hAnsi="Times New Roman"/>
          <w:sz w:val="24"/>
          <w:szCs w:val="24"/>
          <w:rtl w:val="0"/>
        </w:rPr>
        <w:t xml:space="preserve">за основним</w:t>
      </w:r>
      <w:r w:rsidDel="00000000" w:rsidR="00000000" w:rsidRPr="00000000">
        <w:rPr>
          <w:rFonts w:ascii="Times New Roman" w:cs="Times New Roman" w:eastAsia="Times New Roman" w:hAnsi="Times New Roman"/>
          <w:sz w:val="24"/>
          <w:szCs w:val="24"/>
          <w:rtl w:val="0"/>
        </w:rPr>
        <w:t xml:space="preserve">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Лікар-лаборант та/або лікар-бактеріолог, та/або лікар-лаборант з клінічної </w:t>
      </w:r>
      <w:r w:rsidDel="00000000" w:rsidR="00000000" w:rsidRPr="00000000">
        <w:rPr>
          <w:rFonts w:ascii="Times New Roman" w:cs="Times New Roman" w:eastAsia="Times New Roman" w:hAnsi="Times New Roman"/>
          <w:sz w:val="24"/>
          <w:szCs w:val="24"/>
          <w:rtl w:val="0"/>
        </w:rPr>
        <w:t xml:space="preserve">біохімії,</w:t>
      </w:r>
      <w:r w:rsidDel="00000000" w:rsidR="00000000" w:rsidRPr="00000000">
        <w:rPr>
          <w:rFonts w:ascii="Times New Roman" w:cs="Times New Roman" w:eastAsia="Times New Roman" w:hAnsi="Times New Roman"/>
          <w:sz w:val="24"/>
          <w:szCs w:val="24"/>
          <w:rtl w:val="0"/>
        </w:rPr>
        <w:t xml:space="preserve">  та/або бактеріолог, та/або біохімік – щонайменше 2 особи із зазначеного переліку, які працюють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Фельдшер-лаборант та/або лаборант</w:t>
      </w:r>
      <w:sdt>
        <w:sdtPr>
          <w:id w:val="1896764434"/>
          <w:tag w:val="goog_rdk_108"/>
        </w:sdtPr>
        <w:sdtContent>
          <w:ins w:author="Julia" w:id="55" w:date="2026-05-18T08:22:17Z">
            <w:r w:rsidDel="00000000" w:rsidR="00000000" w:rsidRPr="00000000">
              <w:rPr>
                <w:rFonts w:ascii="Times New Roman" w:cs="Times New Roman" w:eastAsia="Times New Roman" w:hAnsi="Times New Roman"/>
                <w:sz w:val="24"/>
                <w:szCs w:val="24"/>
                <w:rtl w:val="0"/>
              </w:rPr>
              <w:t xml:space="preserve"> </w:t>
            </w:r>
          </w:ins>
          <w:sdt>
            <w:sdtPr>
              <w:id w:val="-1778020058"/>
              <w:tag w:val="goog_rdk_109"/>
            </w:sdtPr>
            <w:sdtContent>
              <w:ins w:author="Julia" w:id="55" w:date="2026-05-18T08:22:17Z">
                <w:r w:rsidDel="00000000" w:rsidR="00000000" w:rsidRPr="00000000">
                  <w:rPr>
                    <w:rFonts w:ascii="Times New Roman" w:cs="Times New Roman" w:eastAsia="Times New Roman" w:hAnsi="Times New Roman"/>
                    <w:sz w:val="24"/>
                    <w:szCs w:val="24"/>
                    <w:rtl w:val="0"/>
                    <w:rPrChange w:author="Julia" w:id="56" w:date="2026-05-18T08:22:17Z">
                      <w:rPr>
                        <w:rFonts w:ascii="Times New Roman" w:cs="Times New Roman" w:eastAsia="Times New Roman" w:hAnsi="Times New Roman"/>
                        <w:sz w:val="24"/>
                        <w:szCs w:val="24"/>
                      </w:rPr>
                    </w:rPrChange>
                  </w:rPr>
                  <w:t xml:space="preserve">клініко-діагностичної лабораторії </w:t>
                </w:r>
              </w:ins>
            </w:sdtContent>
          </w:sdt>
          <w:ins w:author="Julia" w:id="55" w:date="2026-05-18T08:22:17Z"/>
        </w:sdtContent>
      </w:sdt>
      <w:sdt>
        <w:sdtPr>
          <w:id w:val="261414409"/>
          <w:tag w:val="goog_rdk_110"/>
        </w:sdtPr>
        <w:sdtContent>
          <w:del w:author="Julia" w:id="55" w:date="2026-05-18T08:22:17Z">
            <w:r w:rsidDel="00000000" w:rsidR="00000000" w:rsidRPr="00000000">
              <w:rPr>
                <w:rFonts w:ascii="Times New Roman" w:cs="Times New Roman" w:eastAsia="Times New Roman" w:hAnsi="Times New Roman"/>
                <w:sz w:val="24"/>
                <w:szCs w:val="24"/>
                <w:rtl w:val="0"/>
              </w:rPr>
              <w:delText xml:space="preserve"> клінічної діагностики</w:delText>
            </w:r>
          </w:del>
        </w:sdtContent>
      </w:sdt>
      <w:r w:rsidDel="00000000" w:rsidR="00000000" w:rsidRPr="00000000">
        <w:rPr>
          <w:rFonts w:ascii="Times New Roman" w:cs="Times New Roman" w:eastAsia="Times New Roman" w:hAnsi="Times New Roman"/>
          <w:sz w:val="24"/>
          <w:szCs w:val="24"/>
          <w:rtl w:val="0"/>
        </w:rPr>
        <w:t xml:space="preserve">, та/або </w:t>
      </w:r>
      <w:r w:rsidDel="00000000" w:rsidR="00000000" w:rsidRPr="00000000">
        <w:rPr>
          <w:rFonts w:ascii="Times New Roman" w:cs="Times New Roman" w:eastAsia="Times New Roman" w:hAnsi="Times New Roman"/>
          <w:sz w:val="24"/>
          <w:szCs w:val="24"/>
          <w:rtl w:val="0"/>
        </w:rPr>
        <w:t xml:space="preserve">лаборант</w:t>
      </w:r>
      <w:r w:rsidDel="00000000" w:rsidR="00000000" w:rsidRPr="00000000">
        <w:rPr>
          <w:rFonts w:ascii="Times New Roman" w:cs="Times New Roman" w:eastAsia="Times New Roman" w:hAnsi="Times New Roman"/>
          <w:sz w:val="24"/>
          <w:szCs w:val="24"/>
          <w:rtl w:val="0"/>
        </w:rPr>
        <w:t xml:space="preserve"> клініко-діагностичної лабораторії, та/або лаборант – щонайменше 4 особи (цілодобовий пост)  із зазначеного переліку,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r>
      <w:r w:rsidDel="00000000" w:rsidR="00000000" w:rsidRPr="00000000">
        <w:rPr>
          <w:rFonts w:ascii="Times New Roman" w:cs="Times New Roman" w:eastAsia="Times New Roman" w:hAnsi="Times New Roman"/>
          <w:sz w:val="24"/>
          <w:szCs w:val="24"/>
          <w:rtl w:val="0"/>
        </w:rPr>
        <w:t xml:space="preserve">Рентгенолаборант – щонайменше 4 особи (цілодобовий пост), які працюють за основним місцем роботи у цьому ЗОЗ або за сумісництвом.</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5">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спеціалістів та кількості фахівців, які працюють на посадах: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Лікар-нейрохірург та/або лікар-невропатолог, та/або лікар-хірург суд</w:t>
      </w:r>
      <w:r w:rsidDel="00000000" w:rsidR="00000000" w:rsidRPr="00000000">
        <w:rPr>
          <w:rFonts w:ascii="Times New Roman" w:cs="Times New Roman" w:eastAsia="Times New Roman" w:hAnsi="Times New Roman"/>
          <w:sz w:val="24"/>
          <w:szCs w:val="24"/>
          <w:rtl w:val="0"/>
        </w:rPr>
        <w:t xml:space="preserve">инний, та/або </w:t>
      </w:r>
      <w:r w:rsidDel="00000000" w:rsidR="00000000" w:rsidRPr="00000000">
        <w:rPr>
          <w:rFonts w:ascii="Times New Roman" w:cs="Times New Roman" w:eastAsia="Times New Roman" w:hAnsi="Times New Roman"/>
          <w:sz w:val="24"/>
          <w:szCs w:val="24"/>
          <w:rtl w:val="0"/>
        </w:rPr>
        <w:t xml:space="preserve">лікар-хірург серцево-судинний та/або лікар-рентгенолог, який має спеціальну підготовку з ендоваскулярного лікування (реваскуляризації) гострого ішемічного інсульту – щонайменше 2 особи із зазначеного переліку додатково до основного переліку, 1 з яких за основним місцем роботи в цьому ЗОЗ, та 1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 </w:t>
      </w:r>
      <w:sdt>
        <w:sdtPr>
          <w:id w:val="1333805043"/>
          <w:tag w:val="goog_rdk_111"/>
        </w:sdtPr>
        <w:sdtContent>
          <w:ins w:author="Julia" w:id="57" w:date="2026-05-15T13:30:04Z">
            <w:r w:rsidDel="00000000" w:rsidR="00000000" w:rsidRPr="00000000">
              <w:rPr>
                <w:rFonts w:ascii="Times New Roman" w:cs="Times New Roman" w:eastAsia="Times New Roman" w:hAnsi="Times New Roman"/>
                <w:sz w:val="24"/>
                <w:szCs w:val="24"/>
                <w:rtl w:val="0"/>
              </w:rPr>
              <w:t xml:space="preserve">/ </w:t>
            </w:r>
          </w:ins>
        </w:sdtContent>
      </w:sdt>
      <w:sdt>
        <w:sdtPr>
          <w:id w:val="-451342532"/>
          <w:tag w:val="goog_rdk_112"/>
        </w:sdtPr>
        <w:sdtContent>
          <w:del w:author="Julia" w:id="57" w:date="2026-05-15T13:30:04Z">
            <w:r w:rsidDel="00000000" w:rsidR="00000000" w:rsidRPr="00000000">
              <w:rPr>
                <w:rFonts w:ascii="Times New Roman" w:cs="Times New Roman" w:eastAsia="Times New Roman" w:hAnsi="Times New Roman"/>
                <w:sz w:val="24"/>
                <w:szCs w:val="24"/>
                <w:rtl w:val="0"/>
              </w:rPr>
              <w:delText xml:space="preserve">операційна (</w:delText>
            </w:r>
          </w:del>
        </w:sdtContent>
      </w:sdt>
      <w:r w:rsidDel="00000000" w:rsidR="00000000" w:rsidRPr="00000000">
        <w:rPr>
          <w:rFonts w:ascii="Times New Roman" w:cs="Times New Roman" w:eastAsia="Times New Roman" w:hAnsi="Times New Roman"/>
          <w:sz w:val="24"/>
          <w:szCs w:val="24"/>
          <w:rtl w:val="0"/>
        </w:rPr>
        <w:t xml:space="preserve">брат медичний операційн</w:t>
      </w:r>
      <w:sdt>
        <w:sdtPr>
          <w:id w:val="-1766125551"/>
          <w:tag w:val="goog_rdk_113"/>
        </w:sdtPr>
        <w:sdtContent>
          <w:ins w:author="Julia" w:id="58" w:date="2026-05-15T13:30:11Z">
            <w:r w:rsidDel="00000000" w:rsidR="00000000" w:rsidRPr="00000000">
              <w:rPr>
                <w:rFonts w:ascii="Times New Roman" w:cs="Times New Roman" w:eastAsia="Times New Roman" w:hAnsi="Times New Roman"/>
                <w:sz w:val="24"/>
                <w:szCs w:val="24"/>
                <w:rtl w:val="0"/>
              </w:rPr>
              <w:t xml:space="preserve">а</w:t>
            </w:r>
          </w:ins>
        </w:sdtContent>
      </w:sdt>
      <w:sdt>
        <w:sdtPr>
          <w:id w:val="-776621584"/>
          <w:tag w:val="goog_rdk_114"/>
        </w:sdtPr>
        <w:sdtContent>
          <w:del w:author="Julia" w:id="58" w:date="2026-05-15T13:30:11Z">
            <w:r w:rsidDel="00000000" w:rsidR="00000000" w:rsidRPr="00000000">
              <w:rPr>
                <w:rFonts w:ascii="Times New Roman" w:cs="Times New Roman" w:eastAsia="Times New Roman" w:hAnsi="Times New Roman"/>
                <w:sz w:val="24"/>
                <w:szCs w:val="24"/>
                <w:rtl w:val="0"/>
              </w:rPr>
              <w:delText xml:space="preserve">ий)</w:delText>
            </w:r>
          </w:del>
        </w:sdtContent>
      </w:sdt>
      <w:r w:rsidDel="00000000" w:rsidR="00000000" w:rsidRPr="00000000">
        <w:rPr>
          <w:rFonts w:ascii="Times New Roman" w:cs="Times New Roman" w:eastAsia="Times New Roman" w:hAnsi="Times New Roman"/>
          <w:sz w:val="24"/>
          <w:szCs w:val="24"/>
          <w:rtl w:val="0"/>
        </w:rPr>
        <w:t xml:space="preserve"> – щонайменше </w:t>
      </w:r>
      <w:r w:rsidDel="00000000" w:rsidR="00000000" w:rsidRPr="00000000">
        <w:rPr>
          <w:rFonts w:ascii="Times New Roman" w:cs="Times New Roman" w:eastAsia="Times New Roman" w:hAnsi="Times New Roman"/>
          <w:sz w:val="24"/>
          <w:szCs w:val="24"/>
          <w:rtl w:val="0"/>
        </w:rPr>
        <w:t xml:space="preserve">4 особи, 2 з</w:t>
      </w:r>
      <w:r w:rsidDel="00000000" w:rsidR="00000000" w:rsidRPr="00000000">
        <w:rPr>
          <w:rFonts w:ascii="Times New Roman" w:cs="Times New Roman" w:eastAsia="Times New Roman" w:hAnsi="Times New Roman"/>
          <w:sz w:val="24"/>
          <w:szCs w:val="24"/>
          <w:rtl w:val="0"/>
        </w:rPr>
        <w:t xml:space="preserve"> яких за основним місцем роботи в цьому ЗОЗ, та 2 або за основним місцем роботи в цьому ЗОЗ, або за сумісництвом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w:t>
      </w:r>
      <w:sdt>
        <w:sdtPr>
          <w:id w:val="-784500752"/>
          <w:tag w:val="goog_rdk_115"/>
        </w:sdtPr>
        <w:sdtContent>
          <w:ins w:author="Julia" w:id="59" w:date="2026-05-15T13:30:16Z">
            <w:r w:rsidDel="00000000" w:rsidR="00000000" w:rsidRPr="00000000">
              <w:rPr>
                <w:rFonts w:ascii="Times New Roman" w:cs="Times New Roman" w:eastAsia="Times New Roman" w:hAnsi="Times New Roman"/>
                <w:sz w:val="24"/>
                <w:szCs w:val="24"/>
                <w:rtl w:val="0"/>
              </w:rPr>
              <w:t xml:space="preserve"> / </w:t>
            </w:r>
          </w:ins>
        </w:sdtContent>
      </w:sdt>
      <w:sdt>
        <w:sdtPr>
          <w:id w:val="1593936978"/>
          <w:tag w:val="goog_rdk_116"/>
        </w:sdtPr>
        <w:sdtContent>
          <w:del w:author="Julia" w:id="59" w:date="2026-05-15T13:30:16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625665036"/>
          <w:tag w:val="goog_rdk_117"/>
        </w:sdtPr>
        <w:sdtContent>
          <w:ins w:author="Julia" w:id="60" w:date="2026-05-15T13:30:19Z">
            <w:r w:rsidDel="00000000" w:rsidR="00000000" w:rsidRPr="00000000">
              <w:rPr>
                <w:rFonts w:ascii="Times New Roman" w:cs="Times New Roman" w:eastAsia="Times New Roman" w:hAnsi="Times New Roman"/>
                <w:sz w:val="24"/>
                <w:szCs w:val="24"/>
                <w:rtl w:val="0"/>
              </w:rPr>
              <w:t xml:space="preserve"> - </w:t>
            </w:r>
          </w:ins>
        </w:sdtContent>
      </w:sdt>
      <w:sdt>
        <w:sdtPr>
          <w:id w:val="-1790707500"/>
          <w:tag w:val="goog_rdk_118"/>
        </w:sdtPr>
        <w:sdtContent>
          <w:del w:author="Julia" w:id="60" w:date="2026-05-15T13:30:19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анестезист – щонайменше 4 особи</w:t>
      </w:r>
      <w:r w:rsidDel="00000000" w:rsidR="00000000" w:rsidRPr="00000000">
        <w:rPr>
          <w:rFonts w:ascii="Times New Roman" w:cs="Times New Roman" w:eastAsia="Times New Roman" w:hAnsi="Times New Roman"/>
          <w:sz w:val="24"/>
          <w:szCs w:val="24"/>
          <w:rtl w:val="0"/>
        </w:rPr>
        <w:t xml:space="preserve">, 2 з яких за</w:t>
      </w:r>
      <w:r w:rsidDel="00000000" w:rsidR="00000000" w:rsidRPr="00000000">
        <w:rPr>
          <w:rFonts w:ascii="Times New Roman" w:cs="Times New Roman" w:eastAsia="Times New Roman" w:hAnsi="Times New Roman"/>
          <w:sz w:val="24"/>
          <w:szCs w:val="24"/>
          <w:rtl w:val="0"/>
        </w:rPr>
        <w:t xml:space="preserve"> основним місцем роботи в цьому ЗОЗ, та 2 або за основним місцем роботи в цьому ЗОЗ, або за сумісництвом (цілодобовий пост).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Сестра медична</w:t>
      </w:r>
      <w:sdt>
        <w:sdtPr>
          <w:id w:val="-1258581777"/>
          <w:tag w:val="goog_rdk_119"/>
        </w:sdtPr>
        <w:sdtContent>
          <w:ins w:author="Julia" w:id="61" w:date="2026-05-15T13:30:24Z">
            <w:r w:rsidDel="00000000" w:rsidR="00000000" w:rsidRPr="00000000">
              <w:rPr>
                <w:rFonts w:ascii="Times New Roman" w:cs="Times New Roman" w:eastAsia="Times New Roman" w:hAnsi="Times New Roman"/>
                <w:sz w:val="24"/>
                <w:szCs w:val="24"/>
                <w:rtl w:val="0"/>
              </w:rPr>
              <w:t xml:space="preserve"> /</w:t>
            </w:r>
          </w:ins>
        </w:sdtContent>
      </w:sdt>
      <w:sdt>
        <w:sdtPr>
          <w:id w:val="-487968931"/>
          <w:tag w:val="goog_rdk_120"/>
        </w:sdtPr>
        <w:sdtContent>
          <w:del w:author="Julia" w:id="61" w:date="2026-05-15T13:30:24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282321790"/>
          <w:tag w:val="goog_rdk_121"/>
        </w:sdtPr>
        <w:sdtContent>
          <w:del w:author="Julia" w:id="62" w:date="2026-05-15T13:30:30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4 особи додатково до основного переліку, 2 з яких за основним місцем роботи в цьому ЗОЗ, та 2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C">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У ЗОЗ (цілодобовий доступ)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коагуляційний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F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біохімічний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аналізатор газів крові;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енцефалограф портативний.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автоматичне перемикальне комутаційне обладнання відповідно до ДСТУ IEC 60947-6-1: 2007;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резервне джерело електропостачання;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спіральний комп’ютерний томограф (СКТ) зі шприц-інжектором для проведення ангіографії та/або магнітно-резонансний томограф (МРТ) з режимами визначення геморагії (T2*/GRE/SWI) та безконтрастною ангіографією (ToF), які працюють в цілодобовому режимі;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анестезіологічна загального призначення або апарат інгаляційної анестезії, пересувний;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ультразвукової візуалізації, з можливістю проведення доплерографії;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ваги для зважування пацієнтів для розрахунку доз лікарських засобів або функціональне ліжко-ваги.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У спеціалізованому інсультному відділенні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моніторингу фізіологічних показників одного пацієнта (неінвазивний АТ, ЧСС, ЕКГ, SpO2, t) – щонайменше 8 (одна на кожне ліжко);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0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портативний дефібрилятор з функцією синхронізації;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аспіратор (відсмоктувач)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помпа для ентерального харчування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експрес-коагулометр портативний;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пульсоксиметр – щонайменше 4;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автоматичний дозатор лікувальних речовин – щонайменше 8;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функціональне ліжко – щонайменше 8;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мішок ручної вентиляції легенів;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протипролежневі матраци – щонайменше 8;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глюкометр;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У відділенні анестезіології та інтенсивної терапії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1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апарат штучної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моніторингу фізіологічних показників одного пацієнта (неінвазивний АТ, ЧСС, ЕКГ, SpO2, t) – щонайменше 4 (одна на кожне ліжко);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пульсоксиметр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автоматичний дозатор лікувальних речовин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аспіратор (відсмоктувач);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портативний дефібрилятор з функцією синхронізації;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функціональне ліжко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протипролежневий матрац – щонайменше 4;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ларингоскоп з набором клинків;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мішок ручної вентиляції легенів.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B">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переліку обладнання: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У кабінеті/відділенні ангіографії: ангіограф з нейроінтервенційними функціями (із можливістю створення 3D-відображення, 3D-картування, пакета плоскопанельних КТ-опцій).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2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В інсультному відділенні – інсультному блоці/інсультному центрі додатково до пункту 2.1 основного переліку: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моніторингу фізіологічних показників одного пацієнта (неінвазивний АТ, ЧСС, ЕКГ, SpO2, t) – щонайменше 4 (одна на кожне ліжко);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автоматичний дозатор лікувальних речовин – щонайменше 4;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функціональне ліжко – щонайменше 4;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протипролежневі матраци – щонайменше 4.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У відділенні анестезіології та інтенсивної терапії або відділенні інтенсивної терапії з виділеними ліжками для лікування пацієнтів з інсультом додатково до пункту 2.2 основного переліку: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ультразвукової візуалізації з можливістю проведення транскраніальної доплерографії;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апарат штучної вентиляції легенів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моніторингу фізіологічних показників одного пацієнта (неінвазивний АТ, ЧСС, ЕКГ, SpO2, t) – щонайменше 2 (одна на кожне ліжко);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автоматичний дозатор лікувальних речовин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функціональне ліжко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протипролежневі матраци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D">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Наявність ліцензії на провадження господарської діяльності з медичної практики за спеціальністю неврологія та/або нейрохірургія, анестезіологія.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3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1">
      <w:pPr>
        <w:shd w:fill="ffffff" w:val="clea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2">
      <w:pPr>
        <w:shd w:fill="ffffff" w:val="clea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Індикатори, за відповідності яких, відбувається  укладення договорів </w:t>
      </w:r>
      <w:sdt>
        <w:sdtPr>
          <w:id w:val="1930367928"/>
          <w:tag w:val="goog_rdk_122"/>
        </w:sdtPr>
        <w:sdtContent>
          <w:commentRangeStart w:id="26"/>
        </w:sdtContent>
      </w:sdt>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commentRangeEnd w:id="26"/>
      <w:r w:rsidDel="00000000" w:rsidR="00000000" w:rsidRPr="00000000">
        <w:commentReference w:id="26"/>
      </w:r>
      <w:r w:rsidDel="00000000" w:rsidR="00000000" w:rsidRPr="00000000">
        <w:rPr>
          <w:rFonts w:ascii="Times New Roman" w:cs="Times New Roman" w:eastAsia="Times New Roman" w:hAnsi="Times New Roman"/>
          <w:b w:val="1"/>
          <w:bCs w:val="1"/>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3">
      <w:pPr>
        <w:shd w:fill="ffffff" w:val="clear"/>
        <w:spacing w:after="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1. Із </w:t>
      </w:r>
      <w:r w:rsidDel="00000000" w:rsidR="00000000" w:rsidRPr="00000000">
        <w:rPr>
          <w:rFonts w:ascii="Times New Roman" w:cs="Times New Roman" w:eastAsia="Times New Roman" w:hAnsi="Times New Roman"/>
          <w:color w:val="333333"/>
          <w:sz w:val="24"/>
          <w:szCs w:val="24"/>
          <w:rtl w:val="0"/>
        </w:rPr>
        <w:t xml:space="preserve">закладами охорони здоров’я незалежно від форми власності та фізичними особами - підприємцями, які за період </w:t>
      </w:r>
      <w:r w:rsidDel="00000000" w:rsidR="00000000" w:rsidRPr="00000000">
        <w:rPr>
          <w:rFonts w:ascii="Times New Roman" w:cs="Times New Roman" w:eastAsia="Times New Roman" w:hAnsi="Times New Roman"/>
          <w:color w:val="333333"/>
          <w:sz w:val="24"/>
          <w:szCs w:val="24"/>
          <w:u w:val="single"/>
          <w:rtl w:val="0"/>
        </w:rPr>
        <w:t xml:space="preserve">з 1 січня до 30 червня 2025 р. пролікували не менше 70  пацієнтів </w:t>
      </w:r>
      <w:r w:rsidDel="00000000" w:rsidR="00000000" w:rsidRPr="00000000">
        <w:rPr>
          <w:rFonts w:ascii="Times New Roman" w:cs="Times New Roman" w:eastAsia="Times New Roman" w:hAnsi="Times New Roman"/>
          <w:color w:val="333333"/>
          <w:sz w:val="24"/>
          <w:szCs w:val="24"/>
          <w:rtl w:val="0"/>
        </w:rPr>
        <w:t xml:space="preserve">із діагнозами, визначеними в умовах закупівлі.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Із </w:t>
      </w:r>
      <w:r w:rsidDel="00000000" w:rsidR="00000000" w:rsidRPr="00000000">
        <w:rPr>
          <w:rFonts w:ascii="Times New Roman" w:cs="Times New Roman" w:eastAsia="Times New Roman" w:hAnsi="Times New Roman"/>
          <w:color w:val="333333"/>
          <w:sz w:val="24"/>
          <w:szCs w:val="24"/>
          <w:rtl w:val="0"/>
        </w:rPr>
        <w:t xml:space="preserve">закладами охорони здоров’я незалежно від форми власності та фізичними особами - підприємцями, у яких</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частка проведення системної тромболітичної терапії (при ішемічному інсульті) - не менше ніж 6% від усіх пролікованих пацієнтів з ішемічним інсультом з 1 січня до 30 червня 2025 року.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5">
      <w:pPr>
        <w:shd w:fill="ffffff" w:val="clear"/>
        <w:spacing w:after="0" w:line="240" w:lineRule="auto"/>
        <w:jc w:val="both"/>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6">
      <w:pPr>
        <w:shd w:fill="ffffff" w:val="clear"/>
        <w:spacing w:after="0" w:line="240" w:lineRule="auto"/>
        <w:jc w:val="both"/>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За винятком: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закладів охорони здоров’я Національної академії медичних наук та закладів охорони здоров’я МОЗ України, що не мали договору за відповідним пакетом із НСЗУ та/або визначені в переліку закладів охорони здоров’я, на яких не поширюються Вимоги до надавача послуг з медичного обслуговування населення, з яким головними розпорядниками бюджетних коштів укладаються договори про медичне обслуговування населення, затверджені постановою Кабінету Міністрів України від 28 березня 2018 р. № 391, у частині реєстрації надавача як юридичної особи (крім державної або комунальної установи);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закладів охорони здоров’я, що розташовані на територіях, включених до переліку територій, на яких ведуться (велися) бойові дії або тимчасово окупованих Російською Федерацією, затвердженого наказом Мінрозвитку, для яких у період з 1 квітня до 31 грудня 2025 р. не було визначено дату завершення бойових дій (припинення можливості бойових дій) або тимчасової окупації.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9">
      <w:pPr>
        <w:shd w:fill="ffffff" w:val="clear"/>
        <w:spacing w:after="0" w:line="240" w:lineRule="auto"/>
        <w:jc w:val="both"/>
        <w:rPr>
          <w:rFonts w:ascii="Times" w:cs="Times" w:eastAsia="Times" w:hAnsi="Times"/>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w:cs="Times" w:eastAsia="Times" w:hAnsi="Times"/>
          <w:sz w:val="24"/>
          <w:szCs w:val="24"/>
          <w:rtl w:val="0"/>
        </w:rPr>
        <w:t xml:space="preserve">тих що розташовані на території району, м.Київ, у межах якого кількість надавачів медичних послуг, заокруглена до цілого числа, менше ніж 1 на 150 тис. наявного населення на території відповідного району, м. Київ згідно з даними Держстату щодо чисельності наявного населення станом на 1 січня 2022 р. та Мінсоцполітики щодо чисельності внутрішньо переміщених осіб, які зареєстровані на відповідній території станом на 1 жовтня 2025 р., за винятком населення, яке проживає на тимчасово окупованих Російською Федерацією територіях, включених до переліку територій, на яких ведуться (велися) бойові дії або тимчасово окупованих Російською Федерацією, затвердженого наказом Мінрозвитку, для яких не визначена дата завершення тимчасової окупації.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A">
      <w:pPr>
        <w:shd w:fill="ffffff" w:val="clear"/>
        <w:spacing w:line="240" w:lineRule="auto"/>
        <w:ind w:firstLine="4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час подання пропозицій кількома закладами охорони здоров’я незалежно від форми власності та фізичними особами - підприємцями, що не підпадають під критерії визначення в абзаці другому та третьому пункту 1 договір укладається в наступній черговості: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B">
      <w:pPr>
        <w:numPr>
          <w:ilvl w:val="0"/>
          <w:numId w:val="274"/>
        </w:numPr>
        <w:shd w:fill="ffffff" w:val="clea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кластерні та надкластерні заклади охорону здоров’я, визначені відповідно до Порядку функціонування госпітальних округів і госпітальних кластерів та встановлення їх меж, затвердженого постановою Кабінету Міністрів України  від 28 лютого 2023 р. № 174 “Деякі питання організації спроможної мережі закладів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C">
      <w:pPr>
        <w:numPr>
          <w:ilvl w:val="0"/>
          <w:numId w:val="263"/>
        </w:numPr>
        <w:shd w:fill="ffffff" w:val="clear"/>
        <w:spacing w:after="0" w:line="24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проліковано більше випадків із тромболітичною терапією за період </w:t>
      </w:r>
      <w:r w:rsidDel="00000000" w:rsidR="00000000" w:rsidRPr="00000000">
        <w:rPr>
          <w:rFonts w:ascii="Times New Roman" w:cs="Times New Roman" w:eastAsia="Times New Roman" w:hAnsi="Times New Roman"/>
          <w:sz w:val="24"/>
          <w:szCs w:val="24"/>
          <w:highlight w:val="white"/>
          <w:u w:val="single"/>
          <w:rtl w:val="0"/>
        </w:rPr>
        <w:t xml:space="preserve">з 1 січня до 30 червня 2025 р.</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D">
      <w:pPr>
        <w:keepLines w:val="1"/>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b w:val="1"/>
          <w:bCs w:val="1"/>
          <w:i w:val="1"/>
          <w:iCs w:val="1"/>
          <w:color w:val="333333"/>
          <w:sz w:val="24"/>
          <w:szCs w:val="24"/>
          <w:highlight w:val="white"/>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E">
      <w:pPr>
        <w:keepLines w:val="1"/>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b w:val="1"/>
          <w:bCs w:val="1"/>
          <w:i w:val="1"/>
          <w:iCs w:val="1"/>
          <w:color w:val="333333"/>
          <w:sz w:val="24"/>
          <w:szCs w:val="24"/>
          <w:highlight w:val="white"/>
        </w:rPr>
      </w:pPr>
      <w:r w:rsidDel="00000000" w:rsidR="00000000" w:rsidRPr="00000000">
        <w:rPr>
          <w:rFonts w:ascii="Times New Roman" w:cs="Times New Roman" w:eastAsia="Times New Roman" w:hAnsi="Times New Roman"/>
          <w:b w:val="1"/>
          <w:bCs w:val="1"/>
          <w:i w:val="1"/>
          <w:iCs w:val="1"/>
          <w:color w:val="333333"/>
          <w:sz w:val="24"/>
          <w:szCs w:val="24"/>
          <w:highlight w:val="white"/>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44F">
      <w:pPr>
        <w:keepLines w:val="1"/>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Times New Roman" w:cs="Times New Roman" w:eastAsia="Times New Roman" w:hAnsi="Times New Roman"/>
          <w:b w:val="1"/>
          <w:bCs w:val="1"/>
          <w:color w:val="333333"/>
          <w:sz w:val="24"/>
          <w:szCs w:val="24"/>
          <w:highlight w:val="white"/>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