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B">
      <w:pPr>
        <w:pStyle w:val="Heading1"/>
        <w:shd w:fill="ffffff" w:val="clear"/>
        <w:spacing w:after="260" w:before="280" w:line="240" w:lineRule="auto"/>
        <w:jc w:val="center"/>
        <w:rPr>
          <w:rFonts w:ascii="Times New Roman" w:cs="Times New Roman" w:eastAsia="Times New Roman" w:hAnsi="Times New Roman"/>
          <w:sz w:val="28"/>
          <w:szCs w:val="28"/>
        </w:rPr>
      </w:pPr>
      <w:bookmarkStart w:colFirst="0" w:colLast="0" w:name="_heading=h.cos4jsfuc9e2" w:id="72"/>
      <w:bookmarkEnd w:id="72"/>
      <w:r w:rsidDel="00000000" w:rsidR="00000000" w:rsidRPr="00000000">
        <w:rPr>
          <w:rFonts w:ascii="Times New Roman" w:cs="Times New Roman" w:eastAsia="Times New Roman" w:hAnsi="Times New Roman"/>
          <w:sz w:val="28"/>
          <w:szCs w:val="28"/>
          <w:rtl w:val="0"/>
        </w:rPr>
        <w:t xml:space="preserve">72.Психосоціальна та психіатрична допомога дорослим та дітям, що організовується центрами ментального (психічного) здоров'я та мобільними мультидисциплінарними командами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C">
      <w:pPr>
        <w:keepLines w:val="1"/>
        <w:shd w:fill="ffffff" w:val="clear"/>
        <w:spacing w:after="260" w:line="240" w:lineRule="auto"/>
        <w:ind w:left="425" w:hanging="56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D">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психосоціальної допомоги та психосоціальних послуг щодо питань психічного здоров’я пацієнта/пацієнтки на вторинному рівні в амбулаторних умовах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E">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психіатричної допомоги в амбулаторних умовах, зокрема, мультидисциплінарною командою, та/або за місцем проживання (перебування) пацієнта/пацієнтки мобільною мультидисциплінарною командою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CF">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Розробка та формування  індивідуального плану відновлення пацієнта/пацієнтки  за його/її участю відповідно до чинних галузевих стандартів у сфері охорони здоров’я та допомога у дотриманні розробленого індивідуального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0">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невідкладної медичної допомоги пацієнту/пацієнтці при виникненні у нього/неї станів, що загрожують життю, а під час відвідування мобільною мультидисциплінарною командою виклик бригади екстреної (швидкої) медичної допомоги (за потреби), зокрема, й для транспортування пацієнта/пацієнтки у спеціалізований заклад для стаціонарного психіатричного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1">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Оцінка соматичного стану пацієнта/пацієнтки та видача електронного направлення (при наявності показань) для надання спеціалізованої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2">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потреби пацієнта/пацієнтки з розладами психіки та поведінки в паліативній допомозі та видача у такому випадку електронного направлення на отримання спеціалізованої паліативної допомоги у стаціонарних умовах або за місцем перебування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3">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потреб пацієнта/пацієнтки з розладами психіки та поведінки у соціальних послугах та сприяння його/її соціально-трудовій соціалізації.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4">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психологічної підтримки членам родини пацієнта/пацієнтки (або законним представникам та особам, які здійснюють догляд), зокрема навчання технікам самодопомоги та проведення психоосвіти.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5">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інформації пацієнту/пацієнтці щодо важливості збереження психічного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6">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Консультування (у разі потреби) пацієнта/пацієнтки засобами телемедицини.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7">
      <w:pPr>
        <w:keepLines w:val="1"/>
        <w:numPr>
          <w:ilvl w:val="0"/>
          <w:numId w:val="35"/>
        </w:numPr>
        <w:shd w:fill="ffffff" w:val="clear"/>
        <w:spacing w:after="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захисту прав і інтересів пацієнтів під час надання психосоціальної та психіатричної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8">
      <w:pPr>
        <w:keepLines w:val="1"/>
        <w:numPr>
          <w:ilvl w:val="0"/>
          <w:numId w:val="35"/>
        </w:numPr>
        <w:shd w:fill="ffffff" w:val="clear"/>
        <w:spacing w:after="260" w:line="240" w:lineRule="auto"/>
        <w:ind w:left="-28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9">
      <w:pPr>
        <w:keepLines w:val="1"/>
        <w:shd w:fill="ffffff" w:val="clear"/>
        <w:spacing w:after="26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Психосоціальна та психіатрична допомога дорослим та дітям, що організовується центрами ментального (психічного) здоров'я та мобільними мультидисциплінарними командами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A">
      <w:pPr>
        <w:keepLines w:val="1"/>
        <w:shd w:fill="ffffff" w:val="clear"/>
        <w:spacing w:after="26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B">
      <w:pPr>
        <w:keepLines w:val="1"/>
        <w:shd w:fill="ffffff" w:val="clear"/>
        <w:spacing w:after="240" w:before="240" w:line="240" w:lineRule="auto"/>
        <w:ind w:left="-283" w:hanging="390"/>
        <w:jc w:val="both"/>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C">
      <w:pPr>
        <w:keepLines w:val="1"/>
        <w:numPr>
          <w:ilvl w:val="0"/>
          <w:numId w:val="57"/>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Амбулаторно та/або мобільною мультидисциплінарною командою за місцем проживання (перебування)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D">
      <w:pPr>
        <w:keepLines w:val="1"/>
        <w:shd w:fill="ffffff" w:val="clear"/>
        <w:spacing w:after="240" w:before="240" w:line="240" w:lineRule="auto"/>
        <w:ind w:left="-56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E">
      <w:pPr>
        <w:keepLines w:val="1"/>
        <w:numPr>
          <w:ilvl w:val="0"/>
          <w:numId w:val="70"/>
        </w:numPr>
        <w:shd w:fill="ffffff" w:val="clear"/>
        <w:spacing w:after="0" w:line="291" w:lineRule="auto"/>
        <w:ind w:left="4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самозвернення;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DF">
      <w:pPr>
        <w:keepLines w:val="1"/>
        <w:numPr>
          <w:ilvl w:val="0"/>
          <w:numId w:val="70"/>
        </w:numPr>
        <w:shd w:fill="ffffff" w:val="clear"/>
        <w:spacing w:after="0" w:line="291" w:lineRule="auto"/>
        <w:ind w:left="4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0">
      <w:pPr>
        <w:keepLines w:val="1"/>
        <w:numPr>
          <w:ilvl w:val="0"/>
          <w:numId w:val="70"/>
        </w:numPr>
        <w:shd w:fill="ffffff" w:val="clear"/>
        <w:spacing w:after="0" w:line="291" w:lineRule="auto"/>
        <w:ind w:left="4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1">
      <w:pPr>
        <w:keepLines w:val="1"/>
        <w:shd w:fill="ffffff" w:val="clear"/>
        <w:spacing w:after="240" w:before="240" w:line="252.00000000000003"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2">
      <w:pPr>
        <w:keepLines w:val="1"/>
        <w:numPr>
          <w:ilvl w:val="0"/>
          <w:numId w:val="142"/>
        </w:numPr>
        <w:shd w:fill="ffffff" w:val="clear"/>
        <w:spacing w:after="0" w:before="24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у ЗОЗ відокремленого структурного підрозділу Центру ментального (психічного) здоров’я (Центр).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3">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Створення за наказом керівника закладу охорони здоров’я (ЗОЗ) мультидисциплінарної команди та мобільної мультидисциплінарної команди для надання психіатричної та психосоціальної допомоги особам з розладами психіки та поведінки в Центрі або за місцем проживання (перебування)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4">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наявності приміщень та кабінетів для надання психіатричної та психосоціальної допомоги особам з розладами психіки та поведінки, зокрема, рецепції, зони очікування відвідувачів, кімнат (кабінетів) для надання індивідуальної та сімейної/групової психосоціальної допомоги, кімнат (кабінетів) для надання психіатричної допомоги, маніпуляційного кабінету, палат (щонайменше на два ліжка), кімнати для зберігання медичних виробів та лікарських засобів, кімнати психологічного розвантаження працівників Центру.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5">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психосоціальної допомоги та психосоціальних послуг щодо питань психічного здоров’я пацієнтам в амбулаторних умовах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6">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психіатричної допомоги в амбулаторних умовах, зокрема, мультидисциплінарною командою, та/або за місцем проживання (перебування) пацієнта мобільною мультидисциплінарною командою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7">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розробки та формування  індивідуального плану відновлення пацієнтів  за їх участю відповідно до чинних галузевих стандартів  у сфері охорони здоров’я та допомога у дотриманні розробленого індивідуального плану.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8">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наявності медичних виробів та лікарських засобів для надання невідкладної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9">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направлення пацієнтів для отримання спеціалізованої медичної допомоги за іншими напрямами в інші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A">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надання невідкладної медичної допомоги пацієнту/пацієнтці при виникненні у нього/неї станів, що загрожують життю, а під час відвідування мобільною мультидисциплінарною командою виклик бригади екстреної медичної допомоги (за потреби), зокрема, й для транспортування пацієнта/пацієнтки у спеціалізований заклад для стаціонарного психіатричного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B">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оцінювання пацієнтів з розладами психіки та поведінки з метою визначення їх потреби у паліативній допомозі та видача у такому випадку електронного направлення на отримання спеціалізованої паліативної допомоги у стаціонарних умовах або за місцем перебування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C">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інформації пацієнтам про можливість отримання соціальних послуг, пов’язаних із соціально-психологічною реабілітацією, відновленням та підтриманням психічного здоров’я (соціальна адаптація, представництво інтересів, інформування, посередництво, консультування, соціальна профілактика, соціально-психологічна реабілітація).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D">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візитів до пацієнта за місцем його перебування мобільною мультидисциплінарною командою (4 рази на місяць або не менше 50 % від усіх звернень пацієнта до Центру).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E">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Визначення потреб пацієнтів з розладами психіки та поведінки у соціальних послугах та сприяння їх соціалізації.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EF">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Надання інформації пацієнтам про можливість отримання соціальних послуг, пов’язаних із соціально-психологічною реабілітацією, відновленням та підтриманням психічного здоров’я (соціальна адаптація, представництво інтересів, інформування, посередництво, консультування, соціальна профілактика, соціально-психологічна реабілітація).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0">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наявності сертифікатів щодо проходження навчання за програмою «Спеціалізована психіатрична допомога на рівні громад», яку проводить ВООЗ та партнерські організації (офлайн або онлайн), у всіх членів мультидисциплінарних команд (амбулаторної та мобільної).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1">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для своєчасного та ефективного надання медичної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2">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для забезпечення комплексного спостереження, лікування та реабілітації пацієнтів з розладами психіки та поведінки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3">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консультування (у разі потреби) пацієнта/пацієнтки засобами телемедицини у режимі реального часу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4">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5">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6">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затвердженої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7">
      <w:pPr>
        <w:keepLines w:val="1"/>
        <w:numPr>
          <w:ilvl w:val="0"/>
          <w:numId w:val="142"/>
        </w:numPr>
        <w:shd w:fill="ffffff" w:val="clear"/>
        <w:spacing w:after="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у тому числі отримання інформованої згоди на отримання послуг від пацієнтів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8">
      <w:pPr>
        <w:keepLines w:val="1"/>
        <w:numPr>
          <w:ilvl w:val="0"/>
          <w:numId w:val="142"/>
        </w:numPr>
        <w:shd w:fill="ffffff" w:val="clear"/>
        <w:spacing w:after="24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зокрема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9">
      <w:pPr>
        <w:keepLines w:val="1"/>
        <w:numPr>
          <w:ilvl w:val="0"/>
          <w:numId w:val="142"/>
        </w:numPr>
        <w:shd w:fill="ffffff" w:val="clear"/>
        <w:spacing w:after="240" w:line="252.00000000000003"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A">
      <w:pPr>
        <w:keepLines w:val="1"/>
        <w:shd w:fill="ffffff" w:val="clear"/>
        <w:spacing w:after="240" w:before="240" w:line="252.00000000000003"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B">
      <w:pPr>
        <w:keepLines w:val="1"/>
        <w:shd w:fill="ffffff" w:val="clear"/>
        <w:spacing w:after="240" w:before="240" w:line="252.00000000000003"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у Центрі: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C">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 місцем надання (у складі мультидисциплінарної команди)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D">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лікар-психіатр (за умови надання допомоги тільки дорослим)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E">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лікар-психіатр дитячий (за умови надання допомоги дітям)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2FF">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лікар-психолог та/або лікар-психотерапевт, та/або клінічний психолог (психолог), та/або психотерапевт — щонайменше 1 особа з переліку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0">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сестри медичної</w:t>
      </w:r>
      <w:sdt>
        <w:sdtPr>
          <w:id w:val="1497397212"/>
          <w:tag w:val="goog_rdk_369"/>
        </w:sdtPr>
        <w:sdtContent>
          <w:ins w:author="Julia" w:id="187" w:date="2026-05-18T14:55:27Z">
            <w:r w:rsidDel="00000000" w:rsidR="00000000" w:rsidRPr="00000000">
              <w:rPr>
                <w:rFonts w:ascii="Times New Roman" w:cs="Times New Roman" w:eastAsia="Times New Roman" w:hAnsi="Times New Roman"/>
                <w:sz w:val="24"/>
                <w:szCs w:val="24"/>
                <w:rtl w:val="0"/>
              </w:rPr>
              <w:t xml:space="preserve">/</w:t>
            </w:r>
          </w:ins>
        </w:sdtContent>
      </w:sdt>
      <w:sdt>
        <w:sdtPr>
          <w:id w:val="764629378"/>
          <w:tag w:val="goog_rdk_370"/>
        </w:sdtPr>
        <w:sdtContent>
          <w:del w:author="Julia" w:id="187" w:date="2026-05-18T14:55:27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брата медичного</w:t>
      </w:r>
      <w:sdt>
        <w:sdtPr>
          <w:id w:val="1134448830"/>
          <w:tag w:val="goog_rdk_371"/>
        </w:sdtPr>
        <w:sdtContent>
          <w:del w:author="Julia" w:id="188" w:date="2026-05-18T14:55:3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1">
      <w:pPr>
        <w:keepLines w:val="1"/>
        <w:shd w:fill="ffffff" w:val="clear"/>
        <w:spacing w:after="480" w:before="240" w:line="252.0000000000000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(у складі мобільної мультидисциплінарної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2">
      <w:pPr>
        <w:keepLines w:val="1"/>
        <w:shd w:fill="ffffff" w:val="clear"/>
        <w:spacing w:after="0" w:line="252.00000000000003"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лікар-психіатр (за умови надання допомоги тільки дорослим)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3">
      <w:pPr>
        <w:keepLines w:val="1"/>
        <w:shd w:fill="ffffff" w:val="clear"/>
        <w:spacing w:after="0" w:line="252.00000000000003"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лікар-психіатр дитячий (за умови надання допомоги дітям)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4">
      <w:pPr>
        <w:keepLines w:val="1"/>
        <w:shd w:fill="ffffff" w:val="clear"/>
        <w:spacing w:after="0" w:line="252.00000000000003"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лікар-психолог та/або лікар-психотерапевт, та/або клінічний психолог (психолог), та/або психотерапевт — щонайменше 1 особа із зазначеного переліку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5">
      <w:pPr>
        <w:keepLines w:val="1"/>
        <w:shd w:fill="ffffff" w:val="clear"/>
        <w:spacing w:after="480" w:line="252.00000000000003"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сестри медичної</w:t>
      </w:r>
      <w:sdt>
        <w:sdtPr>
          <w:id w:val="268757778"/>
          <w:tag w:val="goog_rdk_372"/>
        </w:sdtPr>
        <w:sdtContent>
          <w:ins w:author="Julia" w:id="189" w:date="2026-05-18T14:55:36Z">
            <w:r w:rsidDel="00000000" w:rsidR="00000000" w:rsidRPr="00000000">
              <w:rPr>
                <w:rFonts w:ascii="Times New Roman" w:cs="Times New Roman" w:eastAsia="Times New Roman" w:hAnsi="Times New Roman"/>
                <w:sz w:val="24"/>
                <w:szCs w:val="24"/>
                <w:rtl w:val="0"/>
              </w:rPr>
              <w:t xml:space="preserve">/</w:t>
            </w:r>
          </w:ins>
        </w:sdtContent>
      </w:sdt>
      <w:sdt>
        <w:sdtPr>
          <w:id w:val="1629771297"/>
          <w:tag w:val="goog_rdk_373"/>
        </w:sdtPr>
        <w:sdtContent>
          <w:del w:author="Julia" w:id="189" w:date="2026-05-18T14:55:36Z">
            <w:r w:rsidDel="00000000" w:rsidR="00000000" w:rsidRPr="00000000">
              <w:rPr>
                <w:rFonts w:ascii="Times New Roman" w:cs="Times New Roman" w:eastAsia="Times New Roman" w:hAnsi="Times New Roman"/>
                <w:sz w:val="24"/>
                <w:szCs w:val="24"/>
                <w:rtl w:val="0"/>
              </w:rPr>
              <w:delText xml:space="preserve"> (</w:delText>
            </w:r>
          </w:del>
        </w:sdtContent>
      </w:sdt>
      <w:r w:rsidDel="00000000" w:rsidR="00000000" w:rsidRPr="00000000">
        <w:rPr>
          <w:rFonts w:ascii="Times New Roman" w:cs="Times New Roman" w:eastAsia="Times New Roman" w:hAnsi="Times New Roman"/>
          <w:sz w:val="24"/>
          <w:szCs w:val="24"/>
          <w:rtl w:val="0"/>
        </w:rPr>
        <w:t xml:space="preserve">брата медичного</w:t>
      </w:r>
      <w:sdt>
        <w:sdtPr>
          <w:id w:val="-1854207232"/>
          <w:tag w:val="goog_rdk_374"/>
        </w:sdtPr>
        <w:sdtContent>
          <w:del w:author="Julia" w:id="190" w:date="2026-05-18T14:55:40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1 особа за основним місцем роботи в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6">
      <w:pPr>
        <w:keepLines w:val="1"/>
        <w:shd w:fill="ffffff" w:val="clear"/>
        <w:spacing w:after="240" w:before="240" w:line="252.00000000000003"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7">
      <w:pPr>
        <w:keepLines w:val="1"/>
        <w:shd w:fill="ffffff" w:val="clear"/>
        <w:spacing w:after="0" w:line="252.00000000000003"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За місцем надання (для мультидисциплінарної команди)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8">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9">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A">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B">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C">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D">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E">
      <w:pPr>
        <w:keepLines w:val="1"/>
        <w:shd w:fill="ffffff" w:val="clear"/>
        <w:spacing w:after="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0F">
      <w:pPr>
        <w:keepLines w:val="1"/>
        <w:shd w:fill="ffffff" w:val="clear"/>
        <w:spacing w:after="480" w:line="252.00000000000003" w:lineRule="auto"/>
        <w:ind w:left="18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0">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За місцем надання (для мобільної мультидисциплінарної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1">
      <w:pPr>
        <w:keepLines w:val="1"/>
        <w:shd w:fill="ffffff" w:val="clear"/>
        <w:spacing w:after="0" w:line="252.00000000000003" w:lineRule="auto"/>
        <w:ind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наявність автотранспорту для виїзду членів мобільної мультидисциплінарної команди;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2">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3">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пульсоксиметр;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4">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5">
      <w:pPr>
        <w:keepLines w:val="1"/>
        <w:shd w:fill="ffffff" w:val="clear"/>
        <w:spacing w:after="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6">
      <w:pPr>
        <w:keepLines w:val="1"/>
        <w:shd w:fill="ffffff" w:val="clear"/>
        <w:spacing w:after="480" w:line="252.00000000000003" w:lineRule="auto"/>
        <w:ind w:firstLine="7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7">
      <w:pPr>
        <w:keepLines w:val="1"/>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8">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1.Наявність ліцензії на провадження господарської діяльності з медичної практики за спеціальністю психіатрія та/або дитяча психіатрія.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2319">
      <w:pPr>
        <w:keepLines w:val="1"/>
        <w:shd w:fill="ffffff" w:val="clear"/>
        <w:spacing w:after="0" w:before="240"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