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0">
      <w:pPr>
        <w:pStyle w:val="Heading1"/>
        <w:shd w:fill="ffffff" w:val="clear"/>
        <w:spacing w:after="0" w:before="240" w:line="240" w:lineRule="auto"/>
        <w:jc w:val="center"/>
        <w:rPr>
          <w:rFonts w:ascii="Times New Roman" w:cs="Times New Roman" w:eastAsia="Times New Roman" w:hAnsi="Times New Roman"/>
          <w:sz w:val="24"/>
          <w:szCs w:val="24"/>
        </w:rPr>
      </w:pPr>
      <w:bookmarkStart w:colFirst="0" w:colLast="0" w:name="_heading=h.evyhe4q9kxtw" w:id="5"/>
      <w:bookmarkEnd w:id="5"/>
      <w:r w:rsidDel="00000000" w:rsidR="00000000" w:rsidRPr="00000000">
        <w:rPr>
          <w:rFonts w:ascii="Times New Roman" w:cs="Times New Roman" w:eastAsia="Times New Roman" w:hAnsi="Times New Roman"/>
          <w:sz w:val="24"/>
          <w:szCs w:val="24"/>
          <w:rtl w:val="0"/>
        </w:rPr>
        <w:t xml:space="preserve">6.МЕДИЧНА ДОПОМОГА ПРИ ГОСТРОМУ ІНФАРКТІ МІОКАРДА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1">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2">
      <w:pPr>
        <w:keepLines w:val="1"/>
        <w:numPr>
          <w:ilvl w:val="0"/>
          <w:numId w:val="149"/>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Первинний огляд пацієнта/пацієнтки лікарем, оцінка загального стану та життєво важливих функцій.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3">
      <w:pPr>
        <w:keepLines w:val="1"/>
        <w:numPr>
          <w:ilvl w:val="0"/>
          <w:numId w:val="14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Екстрене визначення основних біохімічних показників і специфічних кардіологічних тестів крові для підтвердження пошкодження міокарда, диференціальної діагностики та динамічного спостереження за </w:t>
      </w:r>
      <w:r w:rsidDel="00000000" w:rsidR="00000000" w:rsidRPr="00000000">
        <w:rPr>
          <w:rFonts w:ascii="Times New Roman" w:cs="Times New Roman" w:eastAsia="Times New Roman" w:hAnsi="Times New Roman"/>
          <w:color w:val="3c4043"/>
          <w:sz w:val="24"/>
          <w:szCs w:val="24"/>
          <w:rtl w:val="0"/>
        </w:rPr>
        <w:t xml:space="preserve">пацієнтом/пацієнткою</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4">
      <w:pPr>
        <w:keepLines w:val="1"/>
        <w:numPr>
          <w:ilvl w:val="0"/>
          <w:numId w:val="14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Безперервний моніторинг стану пацієнта/пацієнтки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5">
      <w:pPr>
        <w:keepLines w:val="1"/>
        <w:numPr>
          <w:ilvl w:val="0"/>
          <w:numId w:val="14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у цілодобовому режимі у закладі охорони здоров'я (ЗОЗ),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6">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клінічний аналіз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7">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8">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альфа-амілаза, аспартатамінотрансфераза (АсАТ), аланінамінотрансфераза (АлАТ), білірубін і його фракції (загальний, прямий, непрямий),</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креатинін, калій, натрій);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9">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коагуляційний гемостаз (тромбіновий час, активований частковий (парціальний) тромбопластиновий час (АЧТЧ або АПТЧ));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A">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B">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кількісне визначення маркерів ушкодження міокарда: тропоніни І та/або Т,  креатинкіназа ізоферменти (МВ) в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C">
      <w:pPr>
        <w:keepLines w:val="1"/>
        <w:numPr>
          <w:ilvl w:val="0"/>
          <w:numId w:val="150"/>
        </w:numPr>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D">
      <w:pPr>
        <w:keepLines w:val="1"/>
        <w:numPr>
          <w:ilvl w:val="0"/>
          <w:numId w:val="15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інструментальних досліджень у цілодобовому режимі у ЗОЗ,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E">
      <w:pPr>
        <w:keepLines w:val="1"/>
        <w:numPr>
          <w:ilvl w:val="0"/>
          <w:numId w:val="15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ангіографічне дослідження коронарних судин;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5F">
      <w:pPr>
        <w:keepLines w:val="1"/>
        <w:numPr>
          <w:ilvl w:val="0"/>
          <w:numId w:val="15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електрокардіографія (ЕКГ);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0">
      <w:pPr>
        <w:keepLines w:val="1"/>
        <w:numPr>
          <w:ilvl w:val="0"/>
          <w:numId w:val="15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ехокардіографія (ЕХО-КГ);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1">
      <w:pPr>
        <w:keepLines w:val="1"/>
        <w:numPr>
          <w:ilvl w:val="0"/>
          <w:numId w:val="15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рентгенологічне дослідження органів грудної клітки;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2">
      <w:pPr>
        <w:keepLines w:val="1"/>
        <w:numPr>
          <w:ilvl w:val="0"/>
          <w:numId w:val="153"/>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3">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екстрених катетеризацій коронарних артерій серця та відновлення максимально можливого кровотоку, як мінімум в інфаркт-залежній артерії.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4">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Своєчасне знеболення та анестезіологічне забезпечення на всіх етапах діагностики та лікування: цілодобовий доступ до ненаркотичних та наркотичних знеболювальних засобів.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5">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компонентами та препаратами крові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6">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термінових консультацій лікарями інших спеціальностей, зокрема за допомогою засобів телемедицини, відповідно до клінічної ситуації.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7">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Цілодобове лікарське спостереження та медсестринський догляд за пацієнтом/пацієнткою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8">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в умовах палати та/або відділення інтенсивної терапії.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9">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зокрема рентгенконтрастними засобами та медичними виробами для коронарографії, ангіопластики та стентування,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A">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послуг з реабілітації у сфері охорони здоров’я в гострому реабілітаційному періоді.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B">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C">
      <w:pPr>
        <w:keepLines w:val="1"/>
        <w:numPr>
          <w:ilvl w:val="0"/>
          <w:numId w:val="81"/>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харчуванням в умовах стаціонару.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D">
      <w:pPr>
        <w:keepNext w:val="1"/>
        <w:keepLines w:val="1"/>
        <w:pBdr>
          <w:top w:space="0" w:sz="0" w:val="nil"/>
          <w:left w:space="0" w:sz="0" w:val="nil"/>
          <w:bottom w:space="0" w:sz="0" w:val="nil"/>
          <w:right w:space="0" w:sz="0" w:val="nil"/>
          <w:between w:space="0" w:sz="0" w:val="nil"/>
        </w:pBdr>
        <w:shd w:fill="ffffff" w:val="clear"/>
        <w:spacing w:after="0" w:before="240" w:line="240" w:lineRule="auto"/>
        <w:jc w:val="center"/>
        <w:rPr>
          <w:rFonts w:ascii="Times New Roman" w:cs="Times New Roman" w:eastAsia="Times New Roman" w:hAnsi="Times New Roman"/>
          <w:b w:val="1"/>
          <w:bCs w:val="1"/>
          <w:sz w:val="24"/>
          <w:szCs w:val="24"/>
        </w:rPr>
      </w:pPr>
      <w:bookmarkStart w:colFirst="0" w:colLast="0" w:name="_heading=h.t5xju6tq8pc6" w:id="6"/>
      <w:bookmarkEnd w:id="6"/>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E">
      <w:pPr>
        <w:keepNext w:val="1"/>
        <w:keepLines w:val="1"/>
        <w:pBdr>
          <w:top w:space="0" w:sz="0" w:val="nil"/>
          <w:left w:space="0" w:sz="0" w:val="nil"/>
          <w:bottom w:space="0" w:sz="0" w:val="nil"/>
          <w:right w:space="0" w:sz="0" w:val="nil"/>
          <w:between w:space="0" w:sz="0" w:val="nil"/>
        </w:pBdr>
        <w:shd w:fill="ffffff" w:val="clear"/>
        <w:spacing w:after="0" w:before="240" w:line="240" w:lineRule="auto"/>
        <w:jc w:val="center"/>
        <w:rPr>
          <w:rFonts w:ascii="Times New Roman" w:cs="Times New Roman" w:eastAsia="Times New Roman" w:hAnsi="Times New Roman"/>
          <w:color w:val="000000"/>
          <w:sz w:val="24"/>
          <w:szCs w:val="24"/>
        </w:rPr>
      </w:pPr>
      <w:bookmarkStart w:colFirst="0" w:colLast="0" w:name="_heading=h.djkd9x9hv1ec" w:id="7"/>
      <w:bookmarkEnd w:id="7"/>
      <w:r w:rsidDel="00000000" w:rsidR="00000000" w:rsidRPr="00000000">
        <w:rPr>
          <w:rFonts w:ascii="Times New Roman" w:cs="Times New Roman" w:eastAsia="Times New Roman" w:hAnsi="Times New Roman"/>
          <w:b w:val="1"/>
          <w:bCs w:val="1"/>
          <w:color w:val="000000"/>
          <w:sz w:val="24"/>
          <w:szCs w:val="24"/>
          <w:rtl w:val="0"/>
        </w:rPr>
        <w:t xml:space="preserve">МЕДИЧНА ДОПОМОГА ПРИ ГОСТРОМУ ІНФАРКТІ МІОКАРДА</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6F">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0">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1">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2">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доставлення бригадою екстреної (швидкої) медичної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3">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ЗОЗ та/або клінічного підрозділу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4">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у невідкладному стані пацієнтів із такими діагнозами: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5">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I21 Гострий інфаркт міокарда;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6">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I22 Повторний інфаркт міокарда.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7">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8">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9">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відділення або ліжок кардіологічного профілю – щонайменше 6 обладнаних ліжок для постійного моніторингу ЧСС, ЕКГ, АТ, SpO2, температури тіла у пацієнтів та з можливістю цілодобової подачі кисню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A">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відділення інтервенційної кардіології та реперфузійної терапії, що включає катетеризаційну лабораторію, яка працює в цілодобовому режимі, або кардіологічного відділення з рентген-операційним блоком, який працює в цілодобовому режимі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B">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палати або відділення інтенсивної терапії окремо від палат або відділень інтенсивної терапії інших профілів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C">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цілодобового проведення лабораторних досліджень, передбачених специфікаціями надання медичних послуг, у ЗОЗ або на умовах оренди, або договору підряду, або на інших умовах  користування  за місцем надання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D">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цілодобового проведення інструментальних досліджень, передбачених специфікаціями надання медичних послуг, у ЗОЗ або на умовах оренди, або договору підряду, або на інших умовах користування за місцем надання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E">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постійного моніторингу стану пацієнтів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7F">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повного спектру медичної допомоги для проведення екстрених катетеризацій коронарних артерій серця та відновлення максимально можливого кровотоку, як мінімум в інфаркт-залежній артерії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0">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цілодобового лікарського спостереження та медсестринського догляду за пацієнтами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1">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цілодобового забезпечення компонентами та препаратами крові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2">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лікарями інших спеціальностей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3">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4">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безперервності надання допомоги пацієнтам з гострим інфарктом міокарда (взаємодія з іншими ЗОЗ та службою екстреної медичної допомоги відповідно до клінічних маршрутів надання медичної допомоги при гострому  інфаркті міокарда) </w:t>
      </w:r>
      <w:sdt>
        <w:sdtPr>
          <w:id w:val="-421142445"/>
          <w:tag w:val="goog_rdk_123"/>
        </w:sdtPr>
        <w:sdtContent>
          <w:commentRangeStart w:id="27"/>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5">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до іншого ЗОЗ/підрозділу для отримання іншої медичної допомоги відповідно до затвердженого наказом клінічного маршруту </w:t>
      </w:r>
      <w:sdt>
        <w:sdtPr>
          <w:id w:val="1789959713"/>
          <w:tag w:val="goog_rdk_124"/>
        </w:sdtPr>
        <w:sdtContent>
          <w:commentRangeStart w:id="28"/>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6">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реабілітаційної допомоги протягом гострого реабілітаційного періоду та направлення пацієнта/пацієнтки для отримання послуг з реабілітації у післягострому реабілітаційному періоді відповідно до реабілітаційного маршруту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7">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порядку визначення діагностичних критеріїв  та проведення процедури констатації смерті мозку людини відповідно до чинних нормативно-правових актів. Показник виконання проведення процедури до кінця року має становити не менше 5% від усіх випадків з наявними клінічними підставами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8">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затвердженого клінічного маршруту пацієнтів з інфарктом міокарда, зокрема, для проведення ургентної інвазивної перкутанної процедури реперфузії (стентування)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9">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A">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B">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C">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 </w:t>
      </w:r>
      <w:sdt>
        <w:sdtPr>
          <w:id w:val="1691366599"/>
          <w:tag w:val="goog_rdk_125"/>
        </w:sdtPr>
        <w:sdtContent>
          <w:commentRangeStart w:id="29"/>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29"/>
      <w:r w:rsidDel="00000000" w:rsidR="00000000" w:rsidRPr="00000000">
        <w:commentReference w:id="29"/>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D">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E">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8F">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0">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медичної карти стаціонарного хворого (форма № 003/о) з обов’язковим обґрунтуванням клінічного діагнозу та зазначенням усіх важливих діагностичних, лікувальних, реабілітаційних і профілактичних процедур, які проводяться пацієнтам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1">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пацієнта/пацієнтки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2">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3">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4">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5">
      <w:pPr>
        <w:keepLines w:val="1"/>
        <w:numPr>
          <w:ilvl w:val="0"/>
          <w:numId w:val="9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6">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Лікар-кардіолог – щонайменше 4 особи, 2 з яких за основним місцем роботи в цьому ЗОЗ, та 2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Лікар-кардіолог інтервенційний та/або лікар-хірург серцево-судинний, який пройшов курси з тематичного удосконалення з інтервенційних втручань в кардіології, та/або лікар-кардіолог, який пройшов курси з тематичного удосконалення з інтервенційних втручань в кардіології та/або лікар-рентгенолог, який пройшов курси з тематичного удосконалення з інтервенційних втручань в кардіології – щонайменше 4 особи із зазначеного переліку додатково до підпункту а пункту 1 за місцем надання медичних послуг,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Лікар-анестезіолог – щонайменше 4 особи,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hyperlink r:id="rId10">
        <w:r w:rsidDel="00000000" w:rsidR="00000000" w:rsidRPr="00000000">
          <w:rPr>
            <w:rFonts w:ascii="Times New Roman" w:cs="Times New Roman" w:eastAsia="Times New Roman" w:hAnsi="Times New Roman"/>
            <w:sz w:val="24"/>
            <w:szCs w:val="24"/>
            <w:rtl w:val="0"/>
          </w:rPr>
          <w:t xml:space="preserve"> Сестра медична операційна</w:t>
        </w:r>
      </w:hyperlink>
      <w:sdt>
        <w:sdtPr>
          <w:id w:val="-95735452"/>
          <w:tag w:val="goog_rdk_126"/>
        </w:sdtPr>
        <w:sdtContent>
          <w:ins w:author="Julia" w:id="63" w:date="2026-05-18T08:36:55Z">
            <w:r w:rsidDel="00000000" w:rsidR="00000000" w:rsidRPr="00000000">
              <w:fldChar w:fldCharType="begin"/>
            </w:r>
            <w:r w:rsidDel="00000000" w:rsidR="00000000" w:rsidRPr="00000000">
              <w:instrText xml:space="preserve">HYPERLINK "https://services.dtkt.ua/classifiers/prof/subgroups/820"</w:instrText>
            </w:r>
            <w:r w:rsidDel="00000000" w:rsidR="00000000" w:rsidRPr="00000000">
              <w:fldChar w:fldCharType="separate"/>
            </w:r>
            <w:r w:rsidDel="00000000" w:rsidR="00000000" w:rsidRPr="00000000">
              <w:rPr>
                <w:rFonts w:ascii="Times New Roman" w:cs="Times New Roman" w:eastAsia="Times New Roman" w:hAnsi="Times New Roman"/>
                <w:sz w:val="24"/>
                <w:szCs w:val="24"/>
                <w:rtl w:val="0"/>
              </w:rPr>
              <w:t xml:space="preserve"> / </w:t>
            </w:r>
            <w:r w:rsidDel="00000000" w:rsidR="00000000" w:rsidRPr="00000000">
              <w:fldChar w:fldCharType="end"/>
            </w:r>
          </w:ins>
        </w:sdtContent>
      </w:sdt>
      <w:sdt>
        <w:sdtPr>
          <w:id w:val="-1575350787"/>
          <w:tag w:val="goog_rdk_127"/>
        </w:sdtPr>
        <w:sdtContent>
          <w:del w:author="Julia" w:id="63" w:date="2026-05-18T08:36:55Z">
            <w:r w:rsidDel="00000000" w:rsidR="00000000" w:rsidRPr="00000000">
              <w:fldChar w:fldCharType="begin"/>
            </w:r>
            <w:r w:rsidDel="00000000" w:rsidR="00000000" w:rsidRPr="00000000">
              <w:delInstrText xml:space="preserve">HYPERLINK "https://services.dtkt.ua/classifiers/prof/subgroups/820"</w:delInstrText>
            </w:r>
            <w:r w:rsidDel="00000000" w:rsidR="00000000" w:rsidRPr="00000000">
              <w:fldChar w:fldCharType="separate"/>
            </w:r>
            <w:r w:rsidDel="00000000" w:rsidR="00000000" w:rsidRPr="00000000">
              <w:rPr>
                <w:rFonts w:ascii="Times New Roman" w:cs="Times New Roman" w:eastAsia="Times New Roman" w:hAnsi="Times New Roman"/>
                <w:sz w:val="24"/>
                <w:szCs w:val="24"/>
                <w:rtl w:val="0"/>
              </w:rPr>
              <w:delText xml:space="preserve"> (</w:delText>
            </w:r>
            <w:r w:rsidDel="00000000" w:rsidR="00000000" w:rsidRPr="00000000">
              <w:fldChar w:fldCharType="end"/>
            </w:r>
          </w:del>
        </w:sdtContent>
      </w:sdt>
      <w:hyperlink r:id="rId11">
        <w:r w:rsidDel="00000000" w:rsidR="00000000" w:rsidRPr="00000000">
          <w:rPr>
            <w:rFonts w:ascii="Times New Roman" w:cs="Times New Roman" w:eastAsia="Times New Roman" w:hAnsi="Times New Roman"/>
            <w:sz w:val="24"/>
            <w:szCs w:val="24"/>
            <w:rtl w:val="0"/>
          </w:rPr>
          <w:t xml:space="preserve">брат медичний операційн</w:t>
        </w:r>
      </w:hyperlink>
      <w:sdt>
        <w:sdtPr>
          <w:id w:val="-465277064"/>
          <w:tag w:val="goog_rdk_128"/>
        </w:sdtPr>
        <w:sdtContent>
          <w:ins w:author="Julia" w:id="64" w:date="2026-05-18T08:37:01Z">
            <w:r w:rsidDel="00000000" w:rsidR="00000000" w:rsidRPr="00000000">
              <w:fldChar w:fldCharType="begin"/>
            </w:r>
            <w:r w:rsidDel="00000000" w:rsidR="00000000" w:rsidRPr="00000000">
              <w:instrText xml:space="preserve">HYPERLINK "https://services.dtkt.ua/classifiers/prof/subgroups/820"</w:instrText>
            </w:r>
            <w:r w:rsidDel="00000000" w:rsidR="00000000" w:rsidRPr="00000000">
              <w:fldChar w:fldCharType="separate"/>
            </w:r>
            <w:r w:rsidDel="00000000" w:rsidR="00000000" w:rsidRPr="00000000">
              <w:rPr>
                <w:rFonts w:ascii="Times New Roman" w:cs="Times New Roman" w:eastAsia="Times New Roman" w:hAnsi="Times New Roman"/>
                <w:sz w:val="24"/>
                <w:szCs w:val="24"/>
                <w:rtl w:val="0"/>
              </w:rPr>
              <w:t xml:space="preserve">а </w:t>
            </w:r>
            <w:r w:rsidDel="00000000" w:rsidR="00000000" w:rsidRPr="00000000">
              <w:fldChar w:fldCharType="end"/>
            </w:r>
          </w:ins>
        </w:sdtContent>
      </w:sdt>
      <w:sdt>
        <w:sdtPr>
          <w:id w:val="1211348820"/>
          <w:tag w:val="goog_rdk_129"/>
        </w:sdtPr>
        <w:sdtContent>
          <w:del w:author="Julia" w:id="64" w:date="2026-05-18T08:37:01Z">
            <w:r w:rsidDel="00000000" w:rsidR="00000000" w:rsidRPr="00000000">
              <w:fldChar w:fldCharType="begin"/>
            </w:r>
            <w:r w:rsidDel="00000000" w:rsidR="00000000" w:rsidRPr="00000000">
              <w:delInstrText xml:space="preserve">HYPERLINK "https://services.dtkt.ua/classifiers/prof/subgroups/820"</w:delInstrText>
            </w:r>
            <w:r w:rsidDel="00000000" w:rsidR="00000000" w:rsidRPr="00000000">
              <w:fldChar w:fldCharType="separate"/>
            </w:r>
            <w:r w:rsidDel="00000000" w:rsidR="00000000" w:rsidRPr="00000000">
              <w:rPr>
                <w:rFonts w:ascii="Times New Roman" w:cs="Times New Roman" w:eastAsia="Times New Roman" w:hAnsi="Times New Roman"/>
                <w:sz w:val="24"/>
                <w:szCs w:val="24"/>
                <w:rtl w:val="0"/>
              </w:rPr>
              <w:delText xml:space="preserve">ий)</w:delText>
            </w:r>
            <w:r w:rsidDel="00000000" w:rsidR="00000000" w:rsidRPr="00000000">
              <w:fldChar w:fldCharType="end"/>
            </w:r>
          </w:del>
        </w:sdtContent>
      </w:sdt>
      <w:r w:rsidDel="00000000" w:rsidR="00000000" w:rsidRPr="00000000">
        <w:rPr>
          <w:rFonts w:ascii="Times New Roman" w:cs="Times New Roman" w:eastAsia="Times New Roman" w:hAnsi="Times New Roman"/>
          <w:sz w:val="24"/>
          <w:szCs w:val="24"/>
          <w:rtl w:val="0"/>
        </w:rPr>
        <w:t xml:space="preserve"> – щонайменше 4 особи,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Сестра медична </w:t>
      </w:r>
      <w:sdt>
        <w:sdtPr>
          <w:id w:val="-1122736344"/>
          <w:tag w:val="goog_rdk_130"/>
        </w:sdtPr>
        <w:sdtContent>
          <w:ins w:author="Julia" w:id="65" w:date="2026-05-18T08:38:40Z">
            <w:r w:rsidDel="00000000" w:rsidR="00000000" w:rsidRPr="00000000">
              <w:rPr>
                <w:rFonts w:ascii="Times New Roman" w:cs="Times New Roman" w:eastAsia="Times New Roman" w:hAnsi="Times New Roman"/>
                <w:sz w:val="24"/>
                <w:szCs w:val="24"/>
                <w:rtl w:val="0"/>
              </w:rPr>
              <w:t xml:space="preserve">/ </w:t>
            </w:r>
          </w:ins>
        </w:sdtContent>
      </w:sdt>
      <w:sdt>
        <w:sdtPr>
          <w:id w:val="-1588769581"/>
          <w:tag w:val="goog_rdk_131"/>
        </w:sdtPr>
        <w:sdtContent>
          <w:del w:author="Julia" w:id="65" w:date="2026-05-18T08:38:4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984616341"/>
          <w:tag w:val="goog_rdk_132"/>
        </w:sdtPr>
        <w:sdtContent>
          <w:del w:author="Julia" w:id="66" w:date="2026-05-18T08:38:4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стаціонару – щонайменше 4 особи,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Сестра медична </w:t>
      </w:r>
      <w:sdt>
        <w:sdtPr>
          <w:id w:val="-412244340"/>
          <w:tag w:val="goog_rdk_133"/>
        </w:sdtPr>
        <w:sdtContent>
          <w:ins w:author="Julia" w:id="67" w:date="2026-05-18T08:38:49Z">
            <w:r w:rsidDel="00000000" w:rsidR="00000000" w:rsidRPr="00000000">
              <w:rPr>
                <w:rFonts w:ascii="Times New Roman" w:cs="Times New Roman" w:eastAsia="Times New Roman" w:hAnsi="Times New Roman"/>
                <w:sz w:val="24"/>
                <w:szCs w:val="24"/>
                <w:rtl w:val="0"/>
              </w:rPr>
              <w:t xml:space="preserve">/ </w:t>
            </w:r>
          </w:ins>
        </w:sdtContent>
      </w:sdt>
      <w:sdt>
        <w:sdtPr>
          <w:id w:val="-1731324177"/>
          <w:tag w:val="goog_rdk_134"/>
        </w:sdtPr>
        <w:sdtContent>
          <w:del w:author="Julia" w:id="67" w:date="2026-05-18T08:38:4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35371024"/>
          <w:tag w:val="goog_rdk_135"/>
        </w:sdtPr>
        <w:sdtContent>
          <w:del w:author="Julia" w:id="68" w:date="2026-05-18T08:38:52Z">
            <w:r w:rsidDel="00000000" w:rsidR="00000000" w:rsidRPr="00000000">
              <w:rPr>
                <w:rFonts w:ascii="Times New Roman" w:cs="Times New Roman" w:eastAsia="Times New Roman" w:hAnsi="Times New Roman"/>
                <w:sz w:val="24"/>
                <w:szCs w:val="24"/>
                <w:rtl w:val="0"/>
              </w:rPr>
              <w:delText xml:space="preserve">)</w:delText>
            </w:r>
          </w:del>
        </w:sdtContent>
      </w:sdt>
      <w:sdt>
        <w:sdtPr>
          <w:id w:val="881953945"/>
          <w:tag w:val="goog_rdk_136"/>
        </w:sdtPr>
        <w:sdtContent>
          <w:ins w:author="Julia" w:id="68" w:date="2026-05-18T08:38:52Z">
            <w:sdt>
              <w:sdtPr>
                <w:id w:val="1464326279"/>
                <w:tag w:val="goog_rdk_137"/>
              </w:sdtPr>
              <w:sdtContent>
                <w:del w:author="Julia" w:id="68" w:date="2026-05-18T08:38:52Z">
                  <w:r w:rsidDel="00000000" w:rsidR="00000000" w:rsidRPr="00000000">
                    <w:rPr>
                      <w:rFonts w:ascii="Times New Roman" w:cs="Times New Roman" w:eastAsia="Times New Roman" w:hAnsi="Times New Roman"/>
                      <w:sz w:val="24"/>
                      <w:szCs w:val="24"/>
                      <w:rtl w:val="0"/>
                    </w:rPr>
                    <w:delText xml:space="preserve"> - </w:delText>
                  </w:r>
                </w:del>
              </w:sdtContent>
            </w:sdt>
          </w:ins>
        </w:sdtContent>
      </w:sdt>
      <w:sdt>
        <w:sdtPr>
          <w:id w:val="-1684495197"/>
          <w:tag w:val="goog_rdk_138"/>
        </w:sdtPr>
        <w:sdtContent>
          <w:del w:author="Julia" w:id="68" w:date="2026-05-18T08:38:52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анестезист – щонайменше 4 особи,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9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 </w:t>
      </w:r>
      <w:sdt>
        <w:sdtPr>
          <w:id w:val="948868897"/>
          <w:tag w:val="goog_rdk_139"/>
        </w:sdtPr>
        <w:sdtContent>
          <w:del w:author="Julia" w:id="69" w:date="2026-05-18T08:41:45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ерготерапевт – щонайменше 2 особи із зазначеного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Лікар-психолог та/або лікар-психотерапевт, та/або клінічний психолог, та/або психолог – щонайменше 1 особа із зазначеного переліку,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Лікар з ультразвукової діагностики, та/або лікар з функціональної діагностики – щонайменше 2 особи,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Лікар-рентгенолог – щонайменше 2 особи,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Лікар-лаборант та/або лікар-бактеріолог, та/або лікар-лаборант з клінічної біохімії,  та/або бактеріолог, та/або біохімік – щонайменше 2 особи із зазначеного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Фельдшер-лаборант та/або цитоморфолог,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Рентгенолаборант – щонайменше 2 особи, які працюють за основним місцем роботи додатково до основного переліку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7">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8">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автоматичне перемикальне комутаційне обладнання відповідно до ДСТУ IEC 60947-6-1: 2007.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B">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У відділенні інтервенційної кардіології та реперфузійної терапії, що включає катетеризаційну лабораторію, або кардіологічному відділенні з рентген-операційним блоком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рентгенівська ангіографічна (зокрема, С-дуга) з можливістю проведення коронарографій та екстрених ПКВ, яка працює в цілодобовому режимі у катетеризаційній лабораторії, у ЗОЗ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A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система ЕКГ та АТ моніторингу, яка працює в цілодобовому режимі у катетеризаційній лабораторії;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апарат штучної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система ультразвукової візуалізації з можливістю проведення кольорового доплерівського картування і спектральної доплерографії та обов’язковою наявністю секторного фазованого датчика для дорослих;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апарат для проведення тимчасової ендокардіальної електрокардіостимуляції;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портативний дефібрилятор з функцією синхронізації з функцією зовнішньої стимуляції;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електрокардіограф багатоканальний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система моніторингу фізіологічних показників одного пацієнта (неінвазивний АТ, ЧСС, ЕКГ, SpO2, t) – щонайменше 6;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автоматичний дозатор лікувальних речовин – щонайменше 6;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аспіратор (відсмоктувач);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A">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У палаті інтенсивної терапії або відділенні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апарат штучної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E">
      <w:pPr>
        <w:keepLines w:val="1"/>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 портативний дефібрилятор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 менше 2, з них мінімум 1 із функцією синхронізації та можливістю зовнішньої кардіостимуляції;</w:t>
      </w: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B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система моніторингу фізіологічних показників одного пацієнта (неінвазивний АТ, ЧСС, ЕКГ, SpO2, t)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автоматичний дозатор лікувальних речовин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аспіратор (відсмоктувач);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апарат для проведення тимчасової ендокардіальної електрокардіостимуляції.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ларингоскоп з набором клинків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система рентгенівська діагностична.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8">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кардіологія, анестезіологія, інтервенційна кардіологія та/або хірургія серця і магістральних судин.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B">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D">
      <w:pPr>
        <w:keepLines w:val="1"/>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C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