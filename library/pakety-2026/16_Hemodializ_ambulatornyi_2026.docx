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6">
      <w:pPr>
        <w:pStyle w:val="Heading1"/>
        <w:spacing w:after="0" w:before="240" w:line="240" w:lineRule="auto"/>
        <w:jc w:val="center"/>
        <w:rPr>
          <w:rFonts w:ascii="Times New Roman" w:cs="Times New Roman" w:eastAsia="Times New Roman" w:hAnsi="Times New Roman"/>
          <w:sz w:val="24"/>
          <w:szCs w:val="24"/>
          <w:highlight w:val="white"/>
        </w:rPr>
      </w:pPr>
      <w:bookmarkStart w:colFirst="0" w:colLast="0" w:name="_heading=h.opefmbjtk3s2" w:id="30"/>
      <w:bookmarkEnd w:id="30"/>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sz w:val="24"/>
          <w:szCs w:val="24"/>
          <w:highlight w:val="white"/>
          <w:rtl w:val="0"/>
        </w:rPr>
        <w:t xml:space="preserve">ЛІКУВАННЯ ПАЦІЄНТІВ МЕТОДОМ ГЕМОДІАЛІЗУ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7">
      <w:pPr>
        <w:keepLines w:val="1"/>
        <w:shd w:fill="ffffff" w:val="clear"/>
        <w:spacing w:after="240" w:before="240" w:line="276"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8">
      <w:pPr>
        <w:keepLines w:val="1"/>
        <w:numPr>
          <w:ilvl w:val="0"/>
          <w:numId w:val="14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Первинний огляд пацієнта/пацієнтки та подальше спостереження за станом життєво важливих функцій організму.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9">
      <w:pPr>
        <w:keepLines w:val="1"/>
        <w:numPr>
          <w:ilvl w:val="0"/>
          <w:numId w:val="14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пацієнта/пацієнтки про можливі методи нирково-замісної терапії (НЗТ).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A">
      <w:pPr>
        <w:keepLines w:val="1"/>
        <w:numPr>
          <w:ilvl w:val="0"/>
          <w:numId w:val="14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ефективності (адекватності) діалізного лікування, включаючи оцінку та корекцію нутриційного статусу, своєчасну діагностику, профілактику та лікування ускладнень із направленням </w:t>
      </w:r>
      <w:r w:rsidDel="00000000" w:rsidR="00000000" w:rsidRPr="00000000">
        <w:rPr>
          <w:rFonts w:ascii="Times New Roman" w:cs="Times New Roman" w:eastAsia="Times New Roman" w:hAnsi="Times New Roman"/>
          <w:color w:val="323232"/>
          <w:sz w:val="24"/>
          <w:szCs w:val="24"/>
          <w:rtl w:val="0"/>
        </w:rPr>
        <w:t xml:space="preserve">пацієнта/пацієнтки</w:t>
      </w:r>
      <w:r w:rsidDel="00000000" w:rsidR="00000000" w:rsidRPr="00000000">
        <w:rPr>
          <w:rFonts w:ascii="Times New Roman" w:cs="Times New Roman" w:eastAsia="Times New Roman" w:hAnsi="Times New Roman"/>
          <w:sz w:val="24"/>
          <w:szCs w:val="24"/>
          <w:rtl w:val="0"/>
        </w:rPr>
        <w:t xml:space="preserve"> при наявності показань до лікарів-спеціалістів інших профілів.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B">
      <w:pPr>
        <w:keepLines w:val="1"/>
        <w:numPr>
          <w:ilvl w:val="0"/>
          <w:numId w:val="14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процедури гемодіалізу.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C">
      <w:pPr>
        <w:keepLines w:val="1"/>
        <w:numPr>
          <w:ilvl w:val="0"/>
          <w:numId w:val="141"/>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необхідних лабораторних досліджень відповідно до галузевих стандартів у сфері охорони здоров’я, зокрема: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D">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(сечовина, креатинін, загальний білок, альбумін, глюкоза, калій, натрій, магній, кальцій (загальний або іонізований), фосфор; фракції білірубіну, АЛТ, АСТ);</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E">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AF">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загального холестерину, тригліцеридів крові та інших показників ліпідного профілю;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0">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показників харчового статусу;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1">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паратиреоїдного гормону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2">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насичення трансферину і сироваткового феритину;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3">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HBsAg, антитіл до НCV;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4">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антитіл до ВІЛ, реакції Вассермана;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5">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діалізної дози;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6">
      <w:pPr>
        <w:keepLines w:val="1"/>
        <w:numPr>
          <w:ilvl w:val="4"/>
          <w:numId w:val="137"/>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«сухої» ваги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7">
      <w:pPr>
        <w:keepLines w:val="1"/>
        <w:numPr>
          <w:ilvl w:val="0"/>
          <w:numId w:val="140"/>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менеджменту судинного доступу: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8">
      <w:pPr>
        <w:keepLines w:val="1"/>
        <w:numPr>
          <w:ilvl w:val="4"/>
          <w:numId w:val="131"/>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попередження інфекційних ускладнень та тромбозу судинного доступу у пацієнта/пацієнтки;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9">
      <w:pPr>
        <w:keepLines w:val="1"/>
        <w:numPr>
          <w:ilvl w:val="4"/>
          <w:numId w:val="131"/>
        </w:numPr>
        <w:shd w:fill="ffffff" w:val="clear"/>
        <w:spacing w:after="0" w:line="276" w:lineRule="auto"/>
        <w:ind w:left="99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до закладу охорони здоров’я (ЗОЗ) при ускладненнях, пов’язаних із судинним доступом.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A">
      <w:pPr>
        <w:keepLines w:val="1"/>
        <w:numPr>
          <w:ilvl w:val="0"/>
          <w:numId w:val="13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своєчасної невідкладної медичної допомоги при виникненні станів, що загрожують життю, під час перебування пацієнта/пацієнтки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B">
      <w:pPr>
        <w:keepLines w:val="1"/>
        <w:numPr>
          <w:ilvl w:val="0"/>
          <w:numId w:val="13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своєчасної діагностики анемії та проведення її медикаментозного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C">
      <w:pPr>
        <w:keepLines w:val="1"/>
        <w:numPr>
          <w:ilvl w:val="0"/>
          <w:numId w:val="13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D">
      <w:pPr>
        <w:keepLines w:val="1"/>
        <w:numPr>
          <w:ilvl w:val="0"/>
          <w:numId w:val="134"/>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та  інших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E">
      <w:pPr>
        <w:keepLines w:val="1"/>
        <w:numPr>
          <w:ilvl w:val="0"/>
          <w:numId w:val="134"/>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BF">
      <w:pPr>
        <w:keepLines w:val="1"/>
        <w:shd w:fill="ffffff" w:val="clear"/>
        <w:spacing w:after="0" w:before="240" w:line="276" w:lineRule="auto"/>
        <w:ind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ПАЦІЄНТІВ МЕТОДОМ ГЕМОДІАЛІЗУ В АМБУЛАТОРНИХ УМОВАХ</w:t>
        <w:br w:type="textWrapping"/>
        <w:br w:type="textWrapping"/>
        <w:t xml:space="preserve">  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0">
      <w:pPr>
        <w:keepLines w:val="1"/>
        <w:shd w:fill="ffffff" w:val="clear"/>
        <w:spacing w:after="0" w:before="24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 </w:t>
      </w:r>
      <w:r w:rsidDel="00000000" w:rsidR="00000000" w:rsidRPr="00000000">
        <w:rPr>
          <w:rFonts w:ascii="Times New Roman" w:cs="Times New Roman" w:eastAsia="Times New Roman" w:hAnsi="Times New Roman"/>
          <w:sz w:val="24"/>
          <w:szCs w:val="24"/>
          <w:rtl w:val="0"/>
        </w:rPr>
        <w:t xml:space="preserve">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1">
      <w:pPr>
        <w:keepLines w:val="1"/>
        <w:shd w:fill="ffffff" w:val="clear"/>
        <w:spacing w:after="240" w:before="24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sz w:val="24"/>
          <w:szCs w:val="24"/>
          <w:rtl w:val="0"/>
        </w:rPr>
        <w:t xml:space="preserve">: направлення лікаря-нефролога/ лікаря-нефролога дитячого при встановленому діагнозі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2">
      <w:pPr>
        <w:keepLines w:val="1"/>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N18.4 Хронічна хвороба нирок, стадія 4 (виключно до показів, вказаних у галузевих стандартах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3">
      <w:pPr>
        <w:keepLines w:val="1"/>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N18.5 Хронічна хвороба нирок, стадія 5;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4">
      <w:pPr>
        <w:keepLines w:val="1"/>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N18.8 Інші прояви хронічної ниркової недостатності;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5">
      <w:pPr>
        <w:keepLines w:val="1"/>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N18.9 Хронічна хвороба нирок неуточнена;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6">
      <w:pPr>
        <w:keepLines w:val="1"/>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N19 Ниркова недостатність неуточнена.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7">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8">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ЗОЗ структурного підрозділу, що проводить гемодіаліз в амбулаторних умовах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9">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можливості вільного вибору пацієнтами ЗОЗ, де проводиться лікування методом гемодіалізу, при наявності вільних діалізних місць у ЗОЗ (відділенні)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A">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пацієнтам процедур гемодіалізу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B">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досліджень, визначених специфікаціями,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C">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хімічної та мікробіологічної безпеки при проведенні гемодіалізу (контроль якості води, мікробіологічні дослідження змивів з діалізних апаратів та залів, стерильність матеріалів та інструментів тощо)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D">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E">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CF">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0">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1">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2">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стандартних операційних процедур з менеджменту судинного доступу щодо попередження інфекційних ускладнень та тромбозу судинного доступу у пацієнтів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3">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клінічного маршруту пацієнта/пацієнтки при ускладненнях, пов’язаних із судинним доступом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b0f0"/>
          <w:sz w:val="24"/>
          <w:szCs w:val="24"/>
          <w:rtl w:val="0"/>
        </w:rPr>
        <w:t xml:space="preserve"> </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4">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5">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6">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7">
      <w:pPr>
        <w:keepLines w:val="1"/>
        <w:numPr>
          <w:ilvl w:val="0"/>
          <w:numId w:val="13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8">
      <w:pPr>
        <w:keepLines w:val="1"/>
        <w:numPr>
          <w:ilvl w:val="0"/>
          <w:numId w:val="132"/>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9">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A">
      <w:pPr>
        <w:keepLines w:val="1"/>
        <w:shd w:fill="ffffff" w:val="clear"/>
        <w:spacing w:after="240" w:before="240" w:line="276"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B">
      <w:pPr>
        <w:keepLines w:val="1"/>
        <w:shd w:fill="ffffff" w:val="clear"/>
        <w:spacing w:after="0" w:line="276" w:lineRule="auto"/>
        <w:ind w:left="7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C">
      <w:pPr>
        <w:keepLines w:val="1"/>
        <w:shd w:fill="ffffff" w:val="clear"/>
        <w:spacing w:after="0" w:line="276"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a. Лікар-нефролог та/або лікар-нефролог дитячий (за умови надання допомоги дітям) – щонайменше 1 особа із зазначеного переліку, яка працює або за основним місцем роботи у цьому ЗОЗ, або за сумісництвом</w:t>
      </w:r>
      <w:r w:rsidDel="00000000" w:rsidR="00000000" w:rsidRPr="00000000">
        <w:rPr>
          <w:rFonts w:ascii="Times New Roman" w:cs="Times New Roman" w:eastAsia="Times New Roman" w:hAnsi="Times New Roman"/>
          <w:color w:val="0070c0"/>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D">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 </w:t>
      </w:r>
      <w:sdt>
        <w:sdtPr>
          <w:id w:val="114421405"/>
          <w:tag w:val="goog_rdk_233"/>
        </w:sdtPr>
        <w:sdtContent>
          <w:ins w:author="Julia" w:id="115" w:date="2026-05-18T11:42:04Z">
            <w:r w:rsidDel="00000000" w:rsidR="00000000" w:rsidRPr="00000000">
              <w:rPr>
                <w:rFonts w:ascii="Times New Roman" w:cs="Times New Roman" w:eastAsia="Times New Roman" w:hAnsi="Times New Roman"/>
                <w:sz w:val="24"/>
                <w:szCs w:val="24"/>
                <w:rtl w:val="0"/>
              </w:rPr>
              <w:t xml:space="preserve">/ </w:t>
            </w:r>
          </w:ins>
        </w:sdtContent>
      </w:sdt>
      <w:sdt>
        <w:sdtPr>
          <w:id w:val="1270389200"/>
          <w:tag w:val="goog_rdk_234"/>
        </w:sdtPr>
        <w:sdtContent>
          <w:del w:author="Julia" w:id="115" w:date="2026-05-18T11:42:0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404635448"/>
          <w:tag w:val="goog_rdk_235"/>
        </w:sdtPr>
        <w:sdtContent>
          <w:del w:author="Julia" w:id="116" w:date="2026-05-18T11:42:0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2 особи, які працюють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E">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DF">
      <w:pPr>
        <w:keepLines w:val="1"/>
        <w:shd w:fill="ffffff" w:val="clear"/>
        <w:spacing w:after="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0">
      <w:pPr>
        <w:keepLines w:val="1"/>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1">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2">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автоматичне перемикальне комутаційне обладнання відповідно до ДСТУ IEC 60947-6-1: 2007.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3">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4">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5">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6">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апарат для проведення гемодіалізу;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7">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спеціалізована сертифікована система очищення води для гемодіалізу разом з контуром перміату;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8">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електрокардіограф багатоканальний;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9">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A">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тонометр та/або тонометр педіатричний з манжетками для дітей різного віку;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B">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ваги медичні;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C">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D">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глюкометр;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E">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термометр безконтактний;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EF">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аптечка для надання невідкладної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0">
      <w:pPr>
        <w:keepLines w:val="1"/>
        <w:shd w:fill="ffffff" w:val="clear"/>
        <w:spacing w:after="240" w:before="240" w:line="276"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1">
      <w:pPr>
        <w:keepLines w:val="1"/>
        <w:numPr>
          <w:ilvl w:val="0"/>
          <w:numId w:val="133"/>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 за спеціальністю нефрологія та/або дитяча нефрологія.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2">
      <w:pPr>
        <w:keepLines w:val="1"/>
        <w:shd w:fill="ffffff" w:val="clear"/>
        <w:spacing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3">
      <w:pPr>
        <w:keepLines w:val="1"/>
        <w:shd w:fill="ffffff" w:val="clea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FF4">
      <w:pPr>
        <w:keepLines w:val="1"/>
        <w:spacing w:after="240" w:before="24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