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51">
      <w:pPr>
        <w:pStyle w:val="Heading1"/>
        <w:shd w:fill="ffffff" w:val="clear"/>
        <w:spacing w:after="0" w:line="240" w:lineRule="auto"/>
        <w:jc w:val="center"/>
        <w:rPr/>
      </w:pPr>
      <w:bookmarkStart w:colFirst="0" w:colLast="0" w:name="_heading=h.luhpm46xom4f" w:id="3"/>
      <w:bookmarkEnd w:id="3"/>
      <w:r w:rsidDel="00000000" w:rsidR="00000000" w:rsidRPr="00000000">
        <w:rPr>
          <w:rFonts w:ascii="Times New Roman" w:cs="Times New Roman" w:eastAsia="Times New Roman" w:hAnsi="Times New Roman"/>
          <w:sz w:val="24"/>
          <w:szCs w:val="24"/>
          <w:rtl w:val="0"/>
        </w:rPr>
        <w:t xml:space="preserve">4.СТАЦІОНАРНА ДОПОМОГА ДОРОСЛИМ ТА ДІТЯМ БЕЗ ПРОВЕДЕННЯ ХІРУРГІЧНИХ ОПЕРАЦІЙ</w:t>
      </w:r>
      <w:r w:rsidDel="00000000" w:rsidR="00000000" w:rsidRPr="00000000">
        <w:rPr>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52">
      <w:pPr>
        <w:shd w:fill="ffffff" w:val="clea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5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5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Забезпечення первинного огляду пацієнта/пацієнтки з визначенням його/її маршрутизації.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5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Проведення лабораторних досліджень,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5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розгорнутий клінічний аналіз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5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група крові і резус-фактора;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5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біохімічний аналіз крові (загальний білок, альбумін, глобулін, альфа-амілаза, аспартатамінотрансфераза (АсАТ), аланінамінотрансфераза (АлАТ), білірубін і його фракції (загальний, прямий, непрямий), креатинін, сечовина, сечова кислота, електроліти: калій, хлор, натрій, магній, кальцій; феритин; сироватковий прокальцитонін, тропонін I або Т, високочутливий (hs-cTnI); гамма-глутамінтранспептидаза (ГГТП), лужна фосфатаза, показник антинуклеарних антитіл (АNA)) глікозильований гемоглобін, глюкоза;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5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ліпідний профіль: тригліцериди, загальний холестерин, ліпопротеїди низької щільності (ЛПНЩ), ліпопротеїди високої щільності (ЛПВЩ) в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5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t xml:space="preserve">ревматологічні та гострофазові показники (ревматоїдний фактор (кількісне визначення), сіалові кислоти, С-реактивний білок (кількісне визначення), антистрептолізин-О (кількісне визначення));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5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tab/>
        <w:t xml:space="preserve">коагуляційний гемостаз (тромбіновий час, активований частковий (парціальний) тромбопластиновий час (АЧТЧ, АПТЧ), фібриноген, міжнародне нормалізоване відношення (МНВ));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5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tab/>
        <w:t xml:space="preserve">глюкоза в цільній крові;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5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tab/>
        <w:t xml:space="preserve">глюкозотолерантний тест;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5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дослідження спинномозкової рідини;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5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tab/>
        <w:t xml:space="preserve">аналіз сечі загальний;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6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tab/>
        <w:t xml:space="preserve">мікроальбумін у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6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tab/>
        <w:t xml:space="preserve">кетони (ацетон)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6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tab/>
        <w:t xml:space="preserve">копрограма;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6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tab/>
        <w:t xml:space="preserve">тестування на сифіліс, гепатити, ВІЛ, SARS-CoV-2, грип;</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6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tab/>
        <w:t xml:space="preserve">бактеріологічні дослідження з визначенням патогенної флори, умовно патогенних та облігатних бактерій, а також мікропреципітації на сифіліс, визначення найпростіших та гельмінтів калу, серотипування та чутливість до антибактеріальної терапії;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6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tab/>
        <w:t xml:space="preserve">інші лабораторні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6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Проведення інструментальних обстежень,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6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електрокардіографія (ЕКГ);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6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ультразвукові дослідження, зокрема, із проведенням доплерографії;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6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ендоскопічні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6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рентгенологічні дослідження, зокрема, комп’ютерна томографія (зокрема, з внутрішньовенним контрастуванням);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6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t xml:space="preserve">магнітно-резонансна томографія (зокрема, з внутрішньовенним контрастуванням);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6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tab/>
        <w:t xml:space="preserve">інші інструментальні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6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Своєчасне знеболення на всіх етапах діагностики та лікування: обов’язкове анестезіологічне забезпечення під час виконання всіх інвазивних діагностичних та інших лікувальних процедур, які цього вимагають, цілодобовий доступ до ненаркотичних та наркотичних знеболювальних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6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Надання кисневої підтримки пацієнту/пацієнтці у разі потреби.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6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Надання медичної допомоги, направленої на полегшення, зняття чи усунення симптомів і проявів захворювання чи іншого порушення життєдіяльності, нормалізація порушених процесів життєдіяльності і одужання, відновлення здоров’я пацієнта/пацієнтки без застосування хірургічних операцій.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7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Проведення інтенсивної терапії пацієнту/пацієнтці у випадку виникнення у них загрозливих для життя станів.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7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Проведення консультацій лікарями інших спеціальностей у ЗОЗ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7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Надання пацієнтам послуг з  реабілітації в гострому періоді реабілітації (за відсутності протипоказань) в стаціонарних умовах та направлення пацієнта/пацієнтки для отримання реабілітаційної допомоги у післягострому та довготривалому періодах реабілітації.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7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Надання медичної допомоги вагітним з ускладненим перебігом вагітності та/або екстрагенітальною патологією.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7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Забезпечення цілодобового лікарського спостереження та медсестринського догляду.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7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Проведення заходів із профілактики захворювань.</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7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Направлення пацієнта/пацієнтки (за потреби) в інші заклади охорони здоров'я (ЗОЗ)/підрозділи для надання їм спеціалізованої та/або паліативної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7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Інформування пацієнтів та/або опікунів чи родичів щодо отримання безкоштовних медичних послуг, лікарських засобів та медичних виробів в умовах стаціонару.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7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Забезпечення лікарськими засобами,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7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Забезпечення харчуванням в умовах стаціонару.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7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Забезпечення проведення оцінювання функціонування пацієнта/пацієнтки експертною командою з оцінювання повсякденного функціонування особи, відповідно до Порядку проведення оцінювання повсякденного функціонування особи, затвердженого постановою Кабінету Міністрів України від 15 листопада 2024 р. № 1338.</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7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tab/>
        <w:t xml:space="preserve">Забезпечення надання медичної допомоги  засобами телемедицини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телеметрії).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7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tab/>
        <w:t xml:space="preserve">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7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7E">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обсягу медичних послуг, який надавач зобов’язується надавати за договором відповідно до медичних потреб пацієнта/пацієнтки (специфікація) (для надання медичної допомоги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7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Надання медичної допомоги дітям із гострими та хронічними захворюваннями, зокрема, у відділенні інтенсивної терапії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8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Цілодобове проведення інструментальних досліджень в умовах стаціонару - для надавачів, що надають ургентну медичну допомогу.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8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Цілодобове проведення лабораторних досліджень 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8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8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84">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обсягу медичних послуг, який надавач зобов’язується надавати за договором відповідно до медичних потреб пацієнта/пацієнтки (специфікація) (для надання медичної допомоги дорослим):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8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8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Надання медичної допомоги дорослим із гострими та хронічними захворюваннями, зокрема, у відділенні інтенсивної терапії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8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Цілодобове проведення інструментальних досліджень в умовах стаціонару ЗОЗ - для надавачів, що надають ургентну медичну допомогу.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8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Цілодобове проведення лабораторних досліджень 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8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8A">
      <w:pPr>
        <w:shd w:fill="ffffff" w:val="clea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СТАЦІОНАРНА ДОПОМОГА ДОРОСЛИМ ТА ДІТЯМ БЕЗ ПРОВЕДЕННЯ ХІРУРГІЧНИХ ОПЕРАЦІЙ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8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8C">
      <w:pPr>
        <w:shd w:fill="ffffff" w:val="clear"/>
        <w:spacing w:after="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8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8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sz w:val="24"/>
          <w:szCs w:val="24"/>
          <w:rtl w:val="0"/>
        </w:rPr>
        <w:t xml:space="preserve"> стаціонарно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8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90">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9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направлення лікаря з надання ПМД, якого обрано за декларацією про вибір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9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направлення лікуючого лікаря;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9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доставлення бригадою екстреної (швидкої)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9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переведення з іншого ЗОЗ та/або клінічного підрозділу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9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самозвернення у невідкладному стані.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9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97">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9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Наявність приймального відділення або відділення екстреної (невідкладної) медичної допомоги, обладнаного відповідно до табелю матеріально-технічного оснащення, для забезпечення первинного огляду пацієнтів з визначенням їх маршрутизації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9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Наявність відділення/палати інтенсивної терапії, обладнаних відповідно до табеля матеріально-технічного оснащення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9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Забезпечення ліжок кисневими точками для проведення кисневої терапії у відділенні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9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Забезпечення проведення лабораторних досліджень, передбачених специфікаціями надання медичних послуг, у ЗОЗ або на умовах договору підряду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9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Забезпечення проведення інструментальних досліджень відповідно до галузевих стандартів у сфері охорони здоров’я та наявного обладнання у ЗОЗ, проведення комп’ютерної томографії та магнітно-резонансна томографія у ЗОЗ або на умовах оренди, або договору підряду, або на інших умовах користування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9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Організація забезпечення компонентами та препаратами крові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9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Надання пацієнтам послуг з реабілітації в гострому періоді реабілітації (за відсутності протипоказань) в стаціонарних умовах, складання індивідуального реабілітаційного плану та направлення пацієнтів в інший ЗОЗ/підрозділ для отримання реабілітаційної допомоги у післягострому та довготривалому періодах реабілітації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9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Взаємодія з іншими надавачами медичних послуг, зокрема засобами телемедицини, для своєчасного та ефективного надання медичної допомоги пацієнтам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A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A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Інформування пацієнтів щодо можливостей профілактики та лікування, залучення до ухвалення рішень щодо їхнього здоров'я, узгодження плану лікування з пацієнтами відповідно до їхніх очікувань та можливостей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A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Забезпечення права пацієнтів, які перебувають на лікуванні у відділенні/палаті інтенсивної терапії, на допуск до нього/неї відвідувачів 24 години на добу в будь-який день тижня згідно з правилами, визначеними чинними нормативно-правовими актами </w:t>
      </w:r>
      <w:sdt>
        <w:sdtPr>
          <w:id w:val="-1000220168"/>
          <w:tag w:val="goog_rdk_68"/>
        </w:sdtPr>
        <w:sdtContent>
          <w:commentRangeStart w:id="15"/>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commentRangeEnd w:id="15"/>
      <w:r w:rsidDel="00000000" w:rsidR="00000000" w:rsidRPr="00000000">
        <w:commentReference w:id="15"/>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A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Дотримання порядку визначення діагностичних критеріїв  та проведення процедури констатації смерті мозку людини відповідно до чинних нормативно-правових актів. Показник виконання проведення процедури до кінця року має становити не менше 5% від усіх випадків з наявними клінічними підставами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A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Наявність затверджених у ЗОЗ уніфікованих клінічних протоколів та/або нових клінічних протоколів та клінічних маршрутів пацієнтів надання медичної допомоги для певних нозологічних форм або патологічних станів пацієнтів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A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A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A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A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A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tab/>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A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tab/>
        <w:t xml:space="preserve">Дотримання вимог законодавства у сфері протидії насильству, зокрема виявлення ознак насильства у пацієнта/пацієнтки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A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tab/>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A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tab/>
        <w:t xml:space="preserve">Забезпечення проведення консультацій, зокрема засобами телемедицини (телеконсультування у режимі реального часу)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A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tab/>
        <w:t xml:space="preserve">Забезпечення 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A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A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B0">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організації надання послуги (для надання медичної допомоги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B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Наявність відділення анестезіології та інтенсивної терапії та/або відділення інтенсивної терапії для дітей - щонайменше 9 ліжок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B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Забезпечення цілодобового проведення лабораторних та інструментальних досліджень у ЗОЗ - для надавачів, що надають ургентну медичну допомогу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B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Забезпечення цілодобового проведення лабораторних досліджень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B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Наявність окремих сімейних палат, обладнаних відповідно до табеля оснащення профільного відділення, для сумісного перебування батьків або членів родини або інших законних представників разом з дитиною упродовж надання їй медичної та/або реабілітаційної допомоги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B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Наявність у ЗОЗ відділу з інфекційного контролю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B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B7">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організації надання послуги (для надання медичної допомоги дорослим):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B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Наявність відділення екстреної (невідкладної) медичної допомоги - для надавачів, що надають ургентну медичну допомогу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B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Наявність відділення анестезіології та інтенсивної терапії та/або відділення інтенсивної терапії - щонайменше 12 ліжок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B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Забезпечення цілодобового проведення інструментальних досліджень у ЗОЗ - для надавачів, що надають ургентну медичну допомогу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B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Забезпечення цілодобового проведення лабораторних досліджень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B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Наявність у ЗОЗ відділу з інфекційного контролю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B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BE">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B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C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Лікар-акушер-гінеколог та/або лікар-гінеколог дитячого та підліткового віку, та/або лікар-терапевт, та/або лікар-терапевт підлітковий, та/або лікар-алерголог, та/або лікар-алерголог дитячий, та/або лікар-гастроентеролог, та/або лікар-гастроентеролог дитячий, та/або лікар-гематолог, та/або лікар-гематолог дитячий, та/або лікар-геріатр, та/або лікар-дерматовенеролог, та/або лікар-дерматовенеролог дитячий, та/або лікар-ендокринолог, та/або лікар-ендокринолог дитячий, та/або лікар-імунолог, та/або лікар-імунолог дитячий, та/або лікар-імунолог клінічний, та/або лікар-інфекціоніст, та/або лікар-інфекціоніст дитячий, та/або лікар-кардіолог, та/або лікар-кардіолог дитячий, та/або лікар-кардіолог інтервенційний, та/або лікар-кардіолог-електрофізіолог, та/або лікар-кардіоревматолог дитячий, та/або лікар-комбустіолог, та/або лікар-невропатолог, та/або лікар-невролог дитячий, та/або лікар-нейрохірург, та/або лікар-нейрохірург дитячий, та/або лікар-нефролог, та/або лікар-нефролог дитячий, та/або лікар-ортопед-травматолог, та/або лікар-ортопед-травматолог дитячий, та/або лікар-отоларинголог, та/або лікар-отоларинголог дитячий, та/або лікар-офтальмолог, та/або лікар-офтальмолог дитячий, та/або лікар-педіатр, та/або лікар-педіатр-неонатолог, та/або лікар-пульмонолог, та/або лікар-пульмонолог дитячий, та/або лікар-ревматолог, та/або лікар-ревматолог дитячий, та/або лікар-токсиколог, та/або лікар-уролог, та/або лікар-уролог дитячий, та/або лікар-хірург, та/або лікар-хірург дитячий, та/або лікар-хірург-проктолог, та/або лікар-хірург судинний, та/або лікар-хірург серцево-судинний, та/або лікар-хірург торакальний – щонайменше 4 особи із зазначеного переліку, 2 з яких за основним місцем роботи в цьому ЗОЗ, та 2 або за основним місцем роботи в цьому ЗОЗ, або за сумісництвом (цілодобовий пост).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C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Сестра медична </w:t>
      </w:r>
      <w:sdt>
        <w:sdtPr>
          <w:id w:val="1280483773"/>
          <w:tag w:val="goog_rdk_69"/>
        </w:sdtPr>
        <w:sdtContent>
          <w:ins w:author="Julia" w:id="35" w:date="2026-05-15T11:35:16Z">
            <w:r w:rsidDel="00000000" w:rsidR="00000000" w:rsidRPr="00000000">
              <w:rPr>
                <w:rFonts w:ascii="Times New Roman" w:cs="Times New Roman" w:eastAsia="Times New Roman" w:hAnsi="Times New Roman"/>
                <w:sz w:val="24"/>
                <w:szCs w:val="24"/>
                <w:rtl w:val="0"/>
              </w:rPr>
              <w:t xml:space="preserve">/ </w:t>
            </w:r>
          </w:ins>
        </w:sdtContent>
      </w:sdt>
      <w:sdt>
        <w:sdtPr>
          <w:id w:val="1726676640"/>
          <w:tag w:val="goog_rdk_70"/>
        </w:sdtPr>
        <w:sdtContent>
          <w:del w:author="Julia" w:id="35" w:date="2026-05-15T11:35:16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098707898"/>
          <w:tag w:val="goog_rdk_71"/>
        </w:sdtPr>
        <w:sdtContent>
          <w:del w:author="Julia" w:id="36" w:date="2026-05-15T11:35:19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4 особи, 2 з яких за основним місцем роботи в цьому ЗОЗ, та 2 або за основним місцем роботи в цьому ЗОЗ, або за сумісництвом (цілодобовий пост).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C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C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C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Лікар-ендоскопіст та/або лікар з ультразвукової діагностики, та/або лікар-рентгенолог, та/або лікар з функціональної діагностики – щонайменше 1 особа із зазначеного переліку, яка працює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C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Рентгенолаборант – щонайменше 1 особа, яка працює за основним місцем роботи у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C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Лікар-епідеміолог – щонайменше 1 особа, яка працює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C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C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У відділенні/палаті інтенсивної терапії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C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Лікар-анестезіолог та/або лікар-анестезіолог дитячий (за умови надання допомоги дітям) – щонайменше 2 особи із зазначеного переліку, які працюють за основним місцем роботи в цьому ЗОЗ або за сумісництвом (цілодобовий пост).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C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Сестра медична </w:t>
      </w:r>
      <w:sdt>
        <w:sdtPr>
          <w:id w:val="2023058418"/>
          <w:tag w:val="goog_rdk_72"/>
        </w:sdtPr>
        <w:sdtContent>
          <w:ins w:author="Julia" w:id="37" w:date="2026-05-15T11:36:14Z">
            <w:r w:rsidDel="00000000" w:rsidR="00000000" w:rsidRPr="00000000">
              <w:rPr>
                <w:rFonts w:ascii="Times New Roman" w:cs="Times New Roman" w:eastAsia="Times New Roman" w:hAnsi="Times New Roman"/>
                <w:sz w:val="24"/>
                <w:szCs w:val="24"/>
                <w:rtl w:val="0"/>
              </w:rPr>
              <w:t xml:space="preserve">/ </w:t>
            </w:r>
          </w:ins>
        </w:sdtContent>
      </w:sdt>
      <w:sdt>
        <w:sdtPr>
          <w:id w:val="1163509961"/>
          <w:tag w:val="goog_rdk_73"/>
        </w:sdtPr>
        <w:sdtContent>
          <w:del w:author="Julia" w:id="37" w:date="2026-05-15T11:36:14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819527694"/>
          <w:tag w:val="goog_rdk_74"/>
        </w:sdtPr>
        <w:sdtContent>
          <w:ins w:author="Julia" w:id="38" w:date="2026-05-15T11:36:18Z">
            <w:r w:rsidDel="00000000" w:rsidR="00000000" w:rsidRPr="00000000">
              <w:rPr>
                <w:rFonts w:ascii="Times New Roman" w:cs="Times New Roman" w:eastAsia="Times New Roman" w:hAnsi="Times New Roman"/>
                <w:sz w:val="24"/>
                <w:szCs w:val="24"/>
                <w:rtl w:val="0"/>
              </w:rPr>
              <w:t xml:space="preserve"> </w:t>
            </w:r>
          </w:ins>
        </w:sdtContent>
      </w:sdt>
      <w:sdt>
        <w:sdtPr>
          <w:id w:val="1139980306"/>
          <w:tag w:val="goog_rdk_75"/>
        </w:sdtPr>
        <w:sdtContent>
          <w:del w:author="Julia" w:id="38" w:date="2026-05-15T11:36:18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4 особи, 2 з яких за основним місцем роботи в цьому ЗОЗ, та 2 або за основним місцем роботи в цьому ЗОЗ, або за сумісництвом (цілодобовий пост).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C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CC">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спеціалістів та кількості фахівців, які працюють на посадах (для надання медичної допомоги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C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C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Лікар-гінеколог дитячого та підліткового віку та/або лікар-алерголог дитячий, та/або лікар-гастроентеролог дитячий, та/або лікар-гематолог дитячий, та/або лікар-дерматовенеролог дитячий, та/або лікар-ендокринолог дитячий, та/або лікар-імунолог дитячий, та/або лікар-імунолог клінічний, та/або лікар-інфекціоніст дитячий, та/або лікар-кардіолог дитячий, та/або лікар-кардіоревматолог дитячий, та/або лікар-комбустіолог, та/або лікар-невролог д</w:t>
      </w:r>
      <w:sdt>
        <w:sdtPr>
          <w:id w:val="-151747209"/>
          <w:tag w:val="goog_rdk_76"/>
        </w:sdtPr>
        <w:sdtContent>
          <w:commentRangeStart w:id="16"/>
        </w:sdtContent>
      </w:sdt>
      <w:r w:rsidDel="00000000" w:rsidR="00000000" w:rsidRPr="00000000">
        <w:rPr>
          <w:rFonts w:ascii="Times New Roman" w:cs="Times New Roman" w:eastAsia="Times New Roman" w:hAnsi="Times New Roman"/>
          <w:sz w:val="24"/>
          <w:szCs w:val="24"/>
          <w:rtl w:val="0"/>
        </w:rPr>
        <w:t xml:space="preserve">итячий</w:t>
      </w:r>
      <w:commentRangeEnd w:id="16"/>
      <w:r w:rsidDel="00000000" w:rsidR="00000000" w:rsidRPr="00000000">
        <w:commentReference w:id="16"/>
      </w:r>
      <w:r w:rsidDel="00000000" w:rsidR="00000000" w:rsidRPr="00000000">
        <w:rPr>
          <w:rFonts w:ascii="Times New Roman" w:cs="Times New Roman" w:eastAsia="Times New Roman" w:hAnsi="Times New Roman"/>
          <w:sz w:val="24"/>
          <w:szCs w:val="24"/>
          <w:rtl w:val="0"/>
        </w:rPr>
        <w:t xml:space="preserve">, та/або лікар-нейрохірург дитячий, та/або лікар-нефролог дитячий, та/або лікар-ортопед-травматолог дитячий, та/або лікар-отоларинголог дитячий, та/або лікар-офтальмолог дитячий, та/або лікар-педіатр, та/або лікар-педіатр-неонатолог, та/або лікар-пульмонолог дитячий, та/або лікар-ревматолог дитячий, та/або лікар-токсиколог, та/або лікар-уролог дитячий, та/або лікар-хірург дитячий – щонайменше 4 особи із зазначеного переліку додатково до основного переліку, 2 з яких за основним місцем роботи в цьому ЗОЗ, та 2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C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Сестра медична </w:t>
      </w:r>
      <w:sdt>
        <w:sdtPr>
          <w:id w:val="1336664715"/>
          <w:tag w:val="goog_rdk_77"/>
        </w:sdtPr>
        <w:sdtContent>
          <w:ins w:author="Julia" w:id="39" w:date="2026-05-15T11:43:42Z">
            <w:r w:rsidDel="00000000" w:rsidR="00000000" w:rsidRPr="00000000">
              <w:rPr>
                <w:rFonts w:ascii="Times New Roman" w:cs="Times New Roman" w:eastAsia="Times New Roman" w:hAnsi="Times New Roman"/>
                <w:sz w:val="24"/>
                <w:szCs w:val="24"/>
                <w:rtl w:val="0"/>
              </w:rPr>
              <w:t xml:space="preserve">/ </w:t>
            </w:r>
          </w:ins>
        </w:sdtContent>
      </w:sdt>
      <w:sdt>
        <w:sdtPr>
          <w:id w:val="941316379"/>
          <w:tag w:val="goog_rdk_78"/>
        </w:sdtPr>
        <w:sdtContent>
          <w:del w:author="Julia" w:id="39" w:date="2026-05-15T11:43:42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595403579"/>
          <w:tag w:val="goog_rdk_79"/>
        </w:sdtPr>
        <w:sdtContent>
          <w:del w:author="Julia" w:id="40" w:date="2026-05-15T11:43:46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8 осіб додатково до основного переліку, 4 з яких за основним місцем роботи в цьому ЗОЗ, та 4 або за основним місцем роботи в цьому ЗОЗ, або за сумісництвом (цілодобовий пост).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D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D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D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Лікар </w:t>
      </w:r>
      <w:sdt>
        <w:sdtPr>
          <w:id w:val="1610986320"/>
          <w:tag w:val="goog_rdk_80"/>
        </w:sdtPr>
        <w:sdtContent>
          <w:del w:author="Julia" w:id="41" w:date="2026-05-15T11:43:49Z">
            <w:r w:rsidDel="00000000" w:rsidR="00000000" w:rsidRPr="00000000">
              <w:rPr>
                <w:rFonts w:ascii="Times New Roman" w:cs="Times New Roman" w:eastAsia="Times New Roman" w:hAnsi="Times New Roman"/>
                <w:sz w:val="24"/>
                <w:szCs w:val="24"/>
                <w:rtl w:val="0"/>
              </w:rPr>
              <w:delText xml:space="preserve">з </w:delText>
            </w:r>
          </w:del>
        </w:sdtContent>
      </w:sdt>
      <w:r w:rsidDel="00000000" w:rsidR="00000000" w:rsidRPr="00000000">
        <w:rPr>
          <w:rFonts w:ascii="Times New Roman" w:cs="Times New Roman" w:eastAsia="Times New Roman" w:hAnsi="Times New Roman"/>
          <w:sz w:val="24"/>
          <w:szCs w:val="24"/>
          <w:rtl w:val="0"/>
        </w:rPr>
        <w:t xml:space="preserve">фізичної та реабілітаційної медицини та/або лікар з лікувальної фізкультури, та/або лікар з лікувальної фізкультури і спортивної медицини, та/або лікар-фізіотерапевт – щонайменше 1 особа із зазначеного переліку,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D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Фізичний терапевт та/або ерготерапевт – щонайменше 1 особа із зазначеного переліку,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D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Лікар-ендоскопіст – щонайменше 2 особи додатково до основного переліку, які працюють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D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Лікар з ультразвукової діагностики, який пройшов підготовку з ультразвукової діагностики в педіатрії (курс тематичного удосконалення), – щонайменше 2 особи додатково до основного переліку, які працюють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D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t xml:space="preserve">Лікар-рентгенолог – щонайменше 2 особи додатково до основного переліку, які працюють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D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tab/>
        <w:t xml:space="preserve">Лікар з функціональної діагностики – щонайменше 1 особа додатково до основного переліку,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D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tab/>
        <w:t xml:space="preserve">Лікар-лаборант та/або бактеріолог, та/або біохімік – щонайменше 2 особи із зазначеного переліку, 1 з яких за основним місцем роботи в цьому ЗОЗ, та 1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D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tab/>
        <w:t xml:space="preserve">Фельдшер-лаборант та/або цитоморфолог, та/або лаборант клініко-діагностичної лабораторії, та/або лаборант – щонайменше 4 особи із зазначеного переліку, які працюють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D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Рентгенолаборант – щонайменше 3 особи додатково до основного переліку, які працюють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D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D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У відділенні анестезіології та інтенсивної терапії та/або відділенні інтенсивної терапії для дітей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D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Лікар-анестезіолог дитячий – щонайменше 4 особи додатково до основного переліку,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D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Сестра медична </w:t>
      </w:r>
      <w:sdt>
        <w:sdtPr>
          <w:id w:val="-258832254"/>
          <w:tag w:val="goog_rdk_81"/>
        </w:sdtPr>
        <w:sdtContent>
          <w:ins w:author="Julia" w:id="42" w:date="2026-05-15T11:45:09Z">
            <w:r w:rsidDel="00000000" w:rsidR="00000000" w:rsidRPr="00000000">
              <w:rPr>
                <w:rFonts w:ascii="Times New Roman" w:cs="Times New Roman" w:eastAsia="Times New Roman" w:hAnsi="Times New Roman"/>
                <w:sz w:val="24"/>
                <w:szCs w:val="24"/>
                <w:rtl w:val="0"/>
              </w:rPr>
              <w:t xml:space="preserve"> </w:t>
            </w:r>
          </w:ins>
        </w:sdtContent>
      </w:sdt>
      <w:sdt>
        <w:sdtPr>
          <w:id w:val="719611380"/>
          <w:tag w:val="goog_rdk_82"/>
        </w:sdtPr>
        <w:sdtContent>
          <w:del w:author="Julia" w:id="42" w:date="2026-05-15T11:45:09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637397537"/>
          <w:tag w:val="goog_rdk_83"/>
        </w:sdtPr>
        <w:sdtContent>
          <w:del w:author="Julia" w:id="43" w:date="2026-05-15T11:45:12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8 осіб додатково до основного переліку, 4 з яких за основним місцем роботи в цьому ЗОЗ, та 4 або за основним місцем роботи в цьому ЗОЗ, або за сумісництвом (цілодобовий пост).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D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E0">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спеціалістів та кількості фахівців, які працюють на посадах (для надання медичної допомоги дорослим):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E1">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E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E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Лікар-акушер-гінеколог та/або лікар-терапевт, та/або лікар-алерголог, та/або лікар-гастроентеролог, та/або лікар-гематолог, та/або лікар-геріатр, та/або лікар-дерматовенеролог, та/або лікар-ендокринолог, та/або лікар-імунолог, та/або лікар-імунолог клінічний, та/або лікар-інфекціоніст, та/або лікар-кардіолог, та/або лікар-кардіолог інтервенційний, та/або лікар-кардіолог-електрофізіолог, та/або лікар-комбустіолог, та/або лікар-невропатолог, та/або лікар-нейрохірург, та/або лікар-нефролог, та/або лікар-ортопед-травматолог, та/або лікар-отоларинголог, та/або лікар-офтальмолог, та/або лікар-пульмонолог, та/або лікар-ревматолог, та/або лікар-токсиколог, та/або лікар-уролог, та/або лікар-хірург, та/або лікар-хірург-проктолог, та/або лікар-хірург судинний, та/або лікар-хірург серцево-судинний, та/або лікар-хірург торакальний – щонайменше 6 осіб із зазначеного переліку додатково до основного переліку, 3 з яких за основним місцем роботи в цьому ЗОЗ, та 3 або за основним місцем роботи в цьому ЗОЗ, або за сумісництвом (цілодобовий пост).</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E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Сестра медична </w:t>
      </w:r>
      <w:sdt>
        <w:sdtPr>
          <w:id w:val="-1234033888"/>
          <w:tag w:val="goog_rdk_84"/>
        </w:sdtPr>
        <w:sdtContent>
          <w:ins w:author="Julia" w:id="44" w:date="2026-05-15T12:13:48Z">
            <w:r w:rsidDel="00000000" w:rsidR="00000000" w:rsidRPr="00000000">
              <w:rPr>
                <w:rFonts w:ascii="Times New Roman" w:cs="Times New Roman" w:eastAsia="Times New Roman" w:hAnsi="Times New Roman"/>
                <w:sz w:val="24"/>
                <w:szCs w:val="24"/>
                <w:rtl w:val="0"/>
              </w:rPr>
              <w:t xml:space="preserve">/ </w:t>
            </w:r>
          </w:ins>
        </w:sdtContent>
      </w:sdt>
      <w:sdt>
        <w:sdtPr>
          <w:id w:val="1062604100"/>
          <w:tag w:val="goog_rdk_85"/>
        </w:sdtPr>
        <w:sdtContent>
          <w:del w:author="Julia" w:id="44" w:date="2026-05-15T12:13:48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863737003"/>
          <w:tag w:val="goog_rdk_86"/>
        </w:sdtPr>
        <w:sdtContent>
          <w:del w:author="Julia" w:id="45" w:date="2026-05-15T12:13:52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8 осіб додатково до основного переліку, 4 з яких за основним місцем роботи в цьому ЗОЗ, та 4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E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E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E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Лікар </w:t>
      </w:r>
      <w:sdt>
        <w:sdtPr>
          <w:id w:val="-1185517052"/>
          <w:tag w:val="goog_rdk_87"/>
        </w:sdtPr>
        <w:sdtContent>
          <w:del w:author="Julia" w:id="46" w:date="2026-05-15T12:13:56Z">
            <w:r w:rsidDel="00000000" w:rsidR="00000000" w:rsidRPr="00000000">
              <w:rPr>
                <w:rFonts w:ascii="Times New Roman" w:cs="Times New Roman" w:eastAsia="Times New Roman" w:hAnsi="Times New Roman"/>
                <w:sz w:val="24"/>
                <w:szCs w:val="24"/>
                <w:rtl w:val="0"/>
              </w:rPr>
              <w:delText xml:space="preserve">з</w:delText>
            </w:r>
          </w:del>
        </w:sdtContent>
      </w:sdt>
      <w:r w:rsidDel="00000000" w:rsidR="00000000" w:rsidRPr="00000000">
        <w:rPr>
          <w:rFonts w:ascii="Times New Roman" w:cs="Times New Roman" w:eastAsia="Times New Roman" w:hAnsi="Times New Roman"/>
          <w:sz w:val="24"/>
          <w:szCs w:val="24"/>
          <w:rtl w:val="0"/>
        </w:rPr>
        <w:t xml:space="preserve"> фізичної та реабілітаційної медицини та/або лікар з лікувальної фізкультури, та/або лікар з лікувальної фізкультури і спортивної медицини, та/або лікар-фізіотерапевт, та/або фізичний терапевт, та/або ерготерапевт – щонайменше 2 особи із зазначеного переліку,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E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Лікар-ендоскопіст – щонайменше 2 особи додатково до основного переліку, які працюють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E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Лікар з ультразвукової діагностики – щонайменше 2 особи додатково до основного переліку, які працюють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E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Лікар-рентгенолог – щонайменше 2 особи додатково до основного переліку,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E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t xml:space="preserve">Лікар з функціональної діагностики – щонайменше 1 особа додатково до основного переліку,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E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tab/>
        <w:t xml:space="preserve">Лікар-лаборант та/або бактеріолог, та/або біохімік – щонайменше 2 особи із зазначеного переліку, 1 з яких за основним місцем роботи в цьому ЗОЗ, та 1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E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tab/>
        <w:t xml:space="preserve">Фельдшер-лаборант та/або цитоморфолог, та/або лаборант клініко-діагностичної лабораторії, та/або лаборант – щонайменше 4 особи із зазначеного переліку,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E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tab/>
        <w:t xml:space="preserve">Рентгенолаборант – щонайменше 2 особи додатково до основного переліку, які працюють за основним місцем роботи у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E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F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У відділенні анестезіології та інтенсивної терапії та/або відділенні інтенсивної терапії для дорослих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F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Лікар-анестезіолог – щонайменше 4 особи додатково до основного переліку, які працюють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F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Сестра медична </w:t>
      </w:r>
      <w:sdt>
        <w:sdtPr>
          <w:id w:val="1497969106"/>
          <w:tag w:val="goog_rdk_88"/>
        </w:sdtPr>
        <w:sdtContent>
          <w:ins w:author="Julia" w:id="47" w:date="2026-05-15T12:40:33Z">
            <w:r w:rsidDel="00000000" w:rsidR="00000000" w:rsidRPr="00000000">
              <w:rPr>
                <w:rFonts w:ascii="Times New Roman" w:cs="Times New Roman" w:eastAsia="Times New Roman" w:hAnsi="Times New Roman"/>
                <w:sz w:val="24"/>
                <w:szCs w:val="24"/>
                <w:rtl w:val="0"/>
              </w:rPr>
              <w:t xml:space="preserve">/ </w:t>
            </w:r>
          </w:ins>
        </w:sdtContent>
      </w:sdt>
      <w:sdt>
        <w:sdtPr>
          <w:id w:val="511973341"/>
          <w:tag w:val="goog_rdk_89"/>
        </w:sdtPr>
        <w:sdtContent>
          <w:del w:author="Julia" w:id="47" w:date="2026-05-15T12:40:33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04752485"/>
          <w:tag w:val="goog_rdk_90"/>
        </w:sdtPr>
        <w:sdtContent>
          <w:del w:author="Julia" w:id="48" w:date="2026-05-15T12:40:38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 щонайменше 8 осіб додатково до основного переліку, 4 з яких за основним місцем роботи в цьому ЗОЗ, та 4 або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F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F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У відділенні екстреної (невідкладної) медичної допомоги для надавачів, що надають ургентну медичну допомогу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F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Лікар з медицини невідкладних станів – щонайменше 2 особи, 1 з яких за основним місцем роботи в цьому ЗОЗ, та 1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F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Сестра медична </w:t>
      </w:r>
      <w:sdt>
        <w:sdtPr>
          <w:id w:val="-291722146"/>
          <w:tag w:val="goog_rdk_91"/>
        </w:sdtPr>
        <w:sdtContent>
          <w:ins w:author="Julia" w:id="49" w:date="2026-05-15T12:40:44Z">
            <w:r w:rsidDel="00000000" w:rsidR="00000000" w:rsidRPr="00000000">
              <w:rPr>
                <w:rFonts w:ascii="Times New Roman" w:cs="Times New Roman" w:eastAsia="Times New Roman" w:hAnsi="Times New Roman"/>
                <w:sz w:val="24"/>
                <w:szCs w:val="24"/>
                <w:rtl w:val="0"/>
              </w:rPr>
              <w:t xml:space="preserve">/ </w:t>
            </w:r>
          </w:ins>
        </w:sdtContent>
      </w:sdt>
      <w:sdt>
        <w:sdtPr>
          <w:id w:val="-726185206"/>
          <w:tag w:val="goog_rdk_92"/>
        </w:sdtPr>
        <w:sdtContent>
          <w:del w:author="Julia" w:id="49" w:date="2026-05-15T12:40:44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брат медичний</w:t>
      </w:r>
      <w:sdt>
        <w:sdtPr>
          <w:id w:val="1805769840"/>
          <w:tag w:val="goog_rdk_93"/>
        </w:sdtPr>
        <w:sdtContent>
          <w:del w:author="Julia" w:id="50" w:date="2026-05-15T12:40:47Z">
            <w:r w:rsidDel="00000000" w:rsidR="00000000" w:rsidRPr="00000000">
              <w:rPr>
                <w:rFonts w:ascii="Times New Roman" w:cs="Times New Roman" w:eastAsia="Times New Roman" w:hAnsi="Times New Roman"/>
                <w:sz w:val="24"/>
                <w:szCs w:val="24"/>
                <w:rtl w:val="0"/>
              </w:rPr>
              <w:delText xml:space="preserve">)</w:delText>
            </w:r>
          </w:del>
        </w:sdtContent>
      </w:sdt>
      <w:r w:rsidDel="00000000" w:rsidR="00000000" w:rsidRPr="00000000">
        <w:rPr>
          <w:rFonts w:ascii="Times New Roman" w:cs="Times New Roman" w:eastAsia="Times New Roman" w:hAnsi="Times New Roman"/>
          <w:sz w:val="24"/>
          <w:szCs w:val="24"/>
          <w:rtl w:val="0"/>
        </w:rPr>
        <w:t xml:space="preserve"> та/або фельдшер, та/або фельдшер з медицини невідкладних станів – щонайменше 4 особи із зазначеного переліку, 2 з яких за основним місцем роботи в цьому ЗОЗ, та 2 або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F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F8">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F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F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резервне джерело електропостачання;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F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автоматичне перемикальне комутаційне обладнання відповідно до ДСТУ IEC 60947-6-1: 2007;</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F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 система ультразвукової візуалізації, зокрема на основі ефекту Доплера;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F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 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F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t xml:space="preserve">система рентгенівська діагностична.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2F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0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У відділенні/палаті інтенсивної терапії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0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0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система   забезпечення киснем: із концентрацією кисню на рівні не менше 93±3% </w:t>
      </w:r>
      <w:r w:rsidDel="00000000" w:rsidR="00000000" w:rsidRPr="00000000">
        <w:rPr>
          <w:rFonts w:ascii="Times" w:cs="Times" w:eastAsia="Times" w:hAnsi="Times"/>
          <w:sz w:val="24"/>
          <w:szCs w:val="24"/>
          <w:rtl w:val="0"/>
        </w:rPr>
        <w:t xml:space="preserve">та тиском </w:t>
      </w:r>
      <w:r w:rsidDel="00000000" w:rsidR="00000000" w:rsidRPr="00000000">
        <w:rPr>
          <w:rFonts w:ascii="Times" w:cs="Times" w:eastAsia="Times" w:hAnsi="Times"/>
          <w:color w:val="1f1f1f"/>
          <w:sz w:val="24"/>
          <w:szCs w:val="24"/>
          <w:highlight w:val="white"/>
          <w:rtl w:val="0"/>
        </w:rPr>
        <w:t xml:space="preserve">на рівні не менше 0,4 МПа</w:t>
      </w:r>
      <w:r w:rsidDel="00000000" w:rsidR="00000000" w:rsidRPr="00000000">
        <w:rPr>
          <w:rFonts w:ascii="Times New Roman" w:cs="Times New Roman" w:eastAsia="Times New Roman" w:hAnsi="Times New Roman"/>
          <w:sz w:val="24"/>
          <w:szCs w:val="24"/>
          <w:rtl w:val="0"/>
        </w:rPr>
        <w:t xml:space="preserve">, що забезпечується шляхом системи централізованого постачання кисню та/або кисневих концентраторів на кожне ліжко інтенсивної терапії зі швидкістю потоку кисню щонайменше 20 л/хв, зокрема, для забезпечення необхідного потоку та тиску кисню в системі для роботи апарата/ів ШВЛ;</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0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 апарат штучної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0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0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t xml:space="preserve">система моніторингу фізіологічних показників одного пацієнта (неінвазивний АТ, ЧСС, ЕКГ, SpO2, t), зокрема, з комплектами відповідних манжеток та датчиків для дітей усіх вікових груп у випадку надання допомоги дітям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0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tab/>
        <w:t xml:space="preserve">портативний дефібрилятор з функцією синхронізації, зокрема, з електродами для дефібриляції дітей усіх вікових груп у випадку надання допомоги дітям;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0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tab/>
        <w:t xml:space="preserve">автоматичний дозатор лікувальних речовин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0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tab/>
        <w:t xml:space="preserve">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0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0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0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централізована та/або змішана, та/або децентралізована система постачання кисню з наявністю кисневих вихідних точок (розеток) у ліжок відділенні;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0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автоматичний дозатор лікувальних речовин – щонайменше 10;</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0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0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0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t xml:space="preserve">пульсоксиметр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1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tab/>
        <w:t xml:space="preserve">тонометр та/або тонометр педіатричний з манжетками для дітей різного віку;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1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tab/>
        <w:t xml:space="preserve">термометр безконтактний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1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tab/>
        <w:t xml:space="preserve">ваги медичні, ростомір медичний, медичні ваги для немовлят (для дитячих відділень) за потребою.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1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14">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переліку обладнання (для надання медичної допомоги дітям):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1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1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система рентгенівської комп'ютерної томографії у ЗОЗ або на умовах оренди, або договору підряду, або на інших умовах користування із забезпеченням цілодобового доступу;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1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система ультразвукової візуалізації з кольоровим доплером і набором датчиків для дітей різного віку замість системи ультразвукової візуалізації, зокрема на основі ефекту Доплера.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1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1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1.1.У приймальному відділенні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1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1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1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портативний дефібрилятор з функцією синхронізації, зокрема, з електродами для дефібриляції дітей усіх вікових груп у випадку надання допомоги дітям;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1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система моніторингу фізіологічних показників одного пацієнта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1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t xml:space="preserve">мішок ручної вентиляції легенів.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1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2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У лабораторії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2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аналізатор газів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2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гематологічний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2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коагуляційний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2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біохімічний аналізатор;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2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t xml:space="preserve">аналізатор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2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2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У відділенні анестезіології та інтенсивної терапії та/або відділенні інтенсивної терапії для дітей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2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2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2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апарат штучної вентиляції легенів для дітей усіх вікових груп – щонайменше 8;</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2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апарат штучної вентиляції легенів портативний транспортний з автономними живленням для дітей усіх вікових груп;</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2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t xml:space="preserve">система моніторингу фізіологічних показників одного пацієнта (неінвазивний АТ, ЧСС, ЕКГ, SpO2, t) для дітей усіх вікових груп з комплектами відповідних манжеток та датчиків – щонайменше 8, щонайменше 1 з яких із можливістю вимірювання рівня CO2;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2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tab/>
        <w:t xml:space="preserve">пульсоксиметр для дітей усіх вікових груп – щонайменше 9;</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2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tab/>
        <w:t xml:space="preserve">автоматичний дозатор лікувальних речовин – щонайменше 14;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2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tab/>
        <w:t xml:space="preserve">пристрій для прискореної внутрішньовенної інфузії під тиском;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3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електрокардіограф багатоканальний для дітей усіх вікових груп;</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3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tab/>
        <w:t xml:space="preserve">аспіратор (відсмоктувач) – щонайменше 8;</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3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tab/>
        <w:t xml:space="preserve">ларингоскоп з набором клинків або відеоларингоскоп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3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tab/>
        <w:t xml:space="preserve">відкрита реанімаційна система для виходжування новонароджених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3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tab/>
        <w:t xml:space="preserve">набір (укладка) для реанімації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3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tab/>
        <w:t xml:space="preserve">мішок ручної вентиляції легенів – щонайменше 6;</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3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tab/>
        <w:t xml:space="preserve">ваги електронні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3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tab/>
        <w:t xml:space="preserve">система рентгенівська діагностична портативна;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3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tab/>
        <w:t xml:space="preserve">стійка пересувна для вертикальних рентгенівських знімків;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3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tab/>
        <w:t xml:space="preserve">система ультразвукової візуалізації цифрова з кольоровим доплером і набором датчиків: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3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конвексний (абдомінальний);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3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лінійний (для дослідження судин);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3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секторний з фазованою решіткою (кардіальний для ЕХОКс).</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3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3E">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Додаткові вимоги до переліку обладнання (для надання медичної допомоги дорослим):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3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4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система комп'ютерної томографії або система магнітно-резонансної томографії у ЗОЗ або на умовах оренди, або договору підряду, або на інших умовах користування із забезпеченням цілодобового доступу;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4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гнучкий відеогастроскоп - для багатопрофільних надавачів, що надають ургентну медичну допомогу;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4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гнучкий відеоколоноскоп - для багатопрофільних надавачів, що надають ургентну медичну допомогу;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4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гнучкий відеобронхоскоп - для багатопрофільних надавачів, що надають ургентну медичну допомогу.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4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4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У відділенні екстреної (невідкладної) медичної допомоги для надавачів, що надають ургентну медичну допомогу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4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4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4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неінвазивна система вентиляції легенів (BIPAP/CPAP);</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4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система ультразвукової візуалізації портативна;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4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t xml:space="preserve">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4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tab/>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4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tab/>
        <w:t xml:space="preserve">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4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tab/>
        <w:t xml:space="preserve">система моніторингу фізіологічних показників одного пацієнта (неінвазивний АТ, ЧСС, ЕКГ, SpO2, 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4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мішок ручної вентиляції легенів.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4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5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У лабораторії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5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аналізатор газів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5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гематологічний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5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коагуляційний аналізатор;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5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біохімічний аналізатор;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5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аналізатор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5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5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У відділенні анестезіології та інтенсивної терапії та/або відділенні інтенсивної терапії для дорослих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5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приєднання внутрішніх мереж відділення до автономного резервного джерела електропостачання відповідно до нормативно-технічних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5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система централізованого постачання кисню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5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апарат штучної вентиляції легенів – щонайменше 11;</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5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апарат штучної вентиляції легенів портативний транспортний з автономним живленням – щонайменше 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5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t xml:space="preserve"> система моніторингу фізіологічних показників одного пацієнта (неінвазивний АТ, ЧСС, ЕКГ, SpO2, t) – щонайменше 11, щонайменше 2 з яких із можливістю вимірювання рівня CO2;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5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tab/>
        <w:t xml:space="preserve">пульсоксиметр – щонайменше 6;</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5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tab/>
        <w:t xml:space="preserve">автоматичний дозатор лікувальних речовин – щонайменше 14;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5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tab/>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60">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електрокардіостимулятор зовнішній;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6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w:t>
        <w:tab/>
        <w:t xml:space="preserve">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6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tab/>
        <w:t xml:space="preserve">аспіратор (відсмоктувач) – щонайменше 11;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63">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tab/>
        <w:t xml:space="preserve">апарат для гострого гемодіалізу «Штучна нирка» (у разі відсутності відділення екстракорпоральної детоксикації);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64">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tab/>
        <w:t xml:space="preserve">мішок ручної вентиляції легенів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65">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tab/>
        <w:t xml:space="preserve">система рентгенівська діагностична портативна;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66">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tab/>
        <w:t xml:space="preserve">набір (укладка) для реанімації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67">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tab/>
        <w:t xml:space="preserve">система ультразвукової візуалізації з кольоровим доплером і набором датчиків: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68">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tab/>
        <w:t xml:space="preserve">лінійний (для дослідження судин) з середньою частотою 7,5 МГц шириною      40-50 мм;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69">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w:t>
        <w:tab/>
        <w:t xml:space="preserve">конвексний (абдомінальний) з частотою 2-6 МГЦ;</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6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w:t>
        <w:tab/>
        <w:t xml:space="preserve">секторний з фазованою решіткою (кардіальний для ЕХОКс) з частотою 2-4 МГц.</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6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6C">
      <w:pPr>
        <w:shd w:fill="ffffff" w:val="clear"/>
        <w:spacing w:after="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6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6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6F">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70">
      <w:pPr>
        <w:shd w:fill="ffffff" w:val="clear"/>
        <w:spacing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71">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0372">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