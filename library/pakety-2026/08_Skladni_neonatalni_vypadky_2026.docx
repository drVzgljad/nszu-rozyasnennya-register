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CF">
      <w:pPr>
        <w:pStyle w:val="Heading1"/>
        <w:shd w:fill="ffffff" w:val="clear"/>
        <w:spacing w:after="0" w:lineRule="auto"/>
        <w:jc w:val="center"/>
        <w:rPr/>
      </w:pPr>
      <w:bookmarkStart w:colFirst="0" w:colLast="0" w:name="_heading=h.fyg3jjnltgq" w:id="9"/>
      <w:bookmarkEnd w:id="9"/>
      <w:r w:rsidDel="00000000" w:rsidR="00000000" w:rsidRPr="00000000">
        <w:rPr>
          <w:rFonts w:ascii="Times New Roman" w:cs="Times New Roman" w:eastAsia="Times New Roman" w:hAnsi="Times New Roman"/>
          <w:sz w:val="24"/>
          <w:szCs w:val="24"/>
          <w:rtl w:val="0"/>
        </w:rPr>
        <w:t xml:space="preserve">8.МЕДИЧНА ДОПОМОГА НОВОНАРОДЖЕНИМ У СКЛАДНИХ НЕОНАТАЛЬНИХ ВИПАДКАХ</w:t>
      </w:r>
      <w:r w:rsidDel="00000000" w:rsidR="00000000" w:rsidRPr="00000000">
        <w:rPr>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D0">
      <w:pPr>
        <w:keepNext w:val="1"/>
        <w:keepLines w:val="1"/>
        <w:pBdr>
          <w:top w:space="0" w:sz="0" w:val="nil"/>
          <w:left w:space="0" w:sz="0" w:val="nil"/>
          <w:bottom w:space="0" w:sz="0" w:val="nil"/>
          <w:right w:space="0" w:sz="0" w:val="nil"/>
          <w:between w:space="0" w:sz="0" w:val="nil"/>
        </w:pBdr>
        <w:shd w:fill="ffffff" w:val="clear"/>
        <w:spacing w:after="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D1">
      <w:pPr>
        <w:keepNext w:val="1"/>
        <w:keepLines w:val="1"/>
        <w:numPr>
          <w:ilvl w:val="0"/>
          <w:numId w:val="50"/>
        </w:numPr>
        <w:pBdr>
          <w:top w:space="0" w:sz="0" w:val="nil"/>
          <w:left w:space="0" w:sz="0" w:val="nil"/>
          <w:bottom w:space="0" w:sz="0" w:val="nil"/>
          <w:right w:space="0" w:sz="0" w:val="nil"/>
          <w:between w:space="0" w:sz="0" w:val="nil"/>
        </w:pBdr>
        <w:shd w:fill="ffffff" w:val="clea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первинного та подальших оглядів пацієнта/пацієнтки в динаміці.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D2">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інтенсивної терапії новонародженим.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D3">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цілодобового лікарського та медсестринського догляду за передчасно народженою та/або хворою новонародженою дитиною з залученням батьків, зокрема у відділенні інтенсивної 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D4">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лабораторних досліджень відповідно до галузевих стандартів у сфері охорони здоров’я, зокрема з використанням мікрометодик,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D5">
      <w:pPr>
        <w:keepNext w:val="1"/>
        <w:keepLines w:val="1"/>
        <w:pBdr>
          <w:top w:space="0" w:sz="0" w:val="nil"/>
          <w:left w:space="0" w:sz="0" w:val="nil"/>
          <w:bottom w:space="0" w:sz="0" w:val="nil"/>
          <w:right w:space="0" w:sz="0" w:val="nil"/>
          <w:between w:space="0" w:sz="0" w:val="nil"/>
        </w:pBdr>
        <w:shd w:fill="ffffff" w:val="clear"/>
        <w:spacing w:after="0" w:lineRule="auto"/>
        <w:ind w:left="19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розгорнутий загальний аналіз крові (у цілодобовому режимі);</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D6">
      <w:pPr>
        <w:keepNext w:val="1"/>
        <w:keepLines w:val="1"/>
        <w:pBdr>
          <w:top w:space="0" w:sz="0" w:val="nil"/>
          <w:left w:space="0" w:sz="0" w:val="nil"/>
          <w:bottom w:space="0" w:sz="0" w:val="nil"/>
          <w:right w:space="0" w:sz="0" w:val="nil"/>
          <w:between w:space="0" w:sz="0" w:val="nil"/>
        </w:pBdr>
        <w:shd w:fill="ffffff" w:val="clear"/>
        <w:spacing w:after="0" w:lineRule="auto"/>
        <w:ind w:left="19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   загальний аналіз сечі (у цілодобовому режимі);</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D7">
      <w:pPr>
        <w:keepNext w:val="1"/>
        <w:keepLines w:val="1"/>
        <w:pBdr>
          <w:top w:space="0" w:sz="0" w:val="nil"/>
          <w:left w:space="0" w:sz="0" w:val="nil"/>
          <w:bottom w:space="0" w:sz="0" w:val="nil"/>
          <w:right w:space="0" w:sz="0" w:val="nil"/>
          <w:between w:space="0" w:sz="0" w:val="nil"/>
        </w:pBdr>
        <w:shd w:fill="ffffff" w:val="clear"/>
        <w:spacing w:after="0" w:lineRule="auto"/>
        <w:ind w:left="19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   </w:t>
        <w:tab/>
        <w:t xml:space="preserve">глюкоза в цільній крові або сироватці крові (у цілодобовому режимі);</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D8">
      <w:pPr>
        <w:keepNext w:val="1"/>
        <w:keepLines w:val="1"/>
        <w:pBdr>
          <w:top w:space="0" w:sz="0" w:val="nil"/>
          <w:left w:space="0" w:sz="0" w:val="nil"/>
          <w:bottom w:space="0" w:sz="0" w:val="nil"/>
          <w:right w:space="0" w:sz="0" w:val="nil"/>
          <w:between w:space="0" w:sz="0" w:val="nil"/>
        </w:pBdr>
        <w:shd w:fill="ffffff" w:val="clear"/>
        <w:spacing w:after="0" w:lineRule="auto"/>
        <w:ind w:left="19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d.  </w:t>
        <w:tab/>
        <w:t xml:space="preserve">біохімічний аналіз крові (у цілодобовому режимі): креатинін, сечовина, загальний білок, С-реактивний білок, аспартатамінотрансфераза (АсАТ), </w:t>
      </w:r>
      <w:r w:rsidDel="00000000" w:rsidR="00000000" w:rsidRPr="00000000">
        <w:rPr>
          <w:rFonts w:ascii="Times New Roman" w:cs="Times New Roman" w:eastAsia="Times New Roman" w:hAnsi="Times New Roman"/>
          <w:color w:val="000000"/>
          <w:sz w:val="24"/>
          <w:szCs w:val="24"/>
          <w:rtl w:val="0"/>
        </w:rPr>
        <w:t xml:space="preserve">аланінамінотрансфераза (АлАТ), білірубін і його фракції (загальний, прямий, непрямий), кальцій, натрій, калій (</w:t>
      </w:r>
      <w:r w:rsidDel="00000000" w:rsidR="00000000" w:rsidRPr="00000000">
        <w:rPr>
          <w:rFonts w:ascii="Times New Roman" w:cs="Times New Roman" w:eastAsia="Times New Roman" w:hAnsi="Times New Roman"/>
          <w:i w:val="1"/>
          <w:iCs w:val="1"/>
          <w:color w:val="000000"/>
          <w:sz w:val="24"/>
          <w:szCs w:val="24"/>
          <w:rtl w:val="0"/>
        </w:rPr>
        <w:t xml:space="preserve">додатково для закладів ІІІ рівня перинатальної допомоги та дитячих лікарень</w:t>
      </w:r>
      <w:r w:rsidDel="00000000" w:rsidR="00000000" w:rsidRPr="00000000">
        <w:rPr>
          <w:rFonts w:ascii="Times New Roman" w:cs="Times New Roman" w:eastAsia="Times New Roman" w:hAnsi="Times New Roman"/>
          <w:color w:val="000000"/>
          <w:sz w:val="24"/>
          <w:szCs w:val="24"/>
          <w:rtl w:val="0"/>
        </w:rPr>
        <w:t xml:space="preserve"> – іонізований кальцій, фосфор, магній; гамма-глутамілтрансфераза, лактатдегідрогеназа, лактат, тригліцериди, альбумін, лужна фосфатаза);</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D9">
      <w:pPr>
        <w:keepNext w:val="1"/>
        <w:keepLines w:val="1"/>
        <w:pBdr>
          <w:top w:space="0" w:sz="0" w:val="nil"/>
          <w:left w:space="0" w:sz="0" w:val="nil"/>
          <w:bottom w:space="0" w:sz="0" w:val="nil"/>
          <w:right w:space="0" w:sz="0" w:val="nil"/>
          <w:between w:space="0" w:sz="0" w:val="nil"/>
        </w:pBdr>
        <w:shd w:fill="ffffff" w:val="clear"/>
        <w:spacing w:after="0" w:lineRule="auto"/>
        <w:ind w:left="19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   </w:t>
        <w:tab/>
        <w:t xml:space="preserve">кислотно-лужний стан крові та парціальний тиск газів крові; (у цілодобовому режимі)</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DA">
      <w:pPr>
        <w:keepNext w:val="1"/>
        <w:keepLines w:val="1"/>
        <w:pBdr>
          <w:top w:space="0" w:sz="0" w:val="nil"/>
          <w:left w:space="0" w:sz="0" w:val="nil"/>
          <w:bottom w:space="0" w:sz="0" w:val="nil"/>
          <w:right w:space="0" w:sz="0" w:val="nil"/>
          <w:between w:space="0" w:sz="0" w:val="nil"/>
        </w:pBdr>
        <w:shd w:fill="ffffff" w:val="clear"/>
        <w:spacing w:after="0" w:lineRule="auto"/>
        <w:ind w:left="19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  коагуляційний гемостаз (протромбіновий час, міжнародне нормалізоване відношення (МНВ), активований частковий тромбопластиновий час (АЧТЧ), тромбіновий час, фібриноген) (у цілодобовому режимі);</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DB">
      <w:pPr>
        <w:keepNext w:val="1"/>
        <w:keepLines w:val="1"/>
        <w:pBdr>
          <w:top w:space="0" w:sz="0" w:val="nil"/>
          <w:left w:space="0" w:sz="0" w:val="nil"/>
          <w:bottom w:space="0" w:sz="0" w:val="nil"/>
          <w:right w:space="0" w:sz="0" w:val="nil"/>
          <w:between w:space="0" w:sz="0" w:val="nil"/>
        </w:pBdr>
        <w:shd w:fill="ffffff" w:val="clear"/>
        <w:spacing w:after="0" w:lineRule="auto"/>
        <w:ind w:left="19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  </w:t>
        <w:tab/>
        <w:t xml:space="preserve">проба Кумбса (у цілодобовому режимі);</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DC">
      <w:pPr>
        <w:keepNext w:val="1"/>
        <w:keepLines w:val="1"/>
        <w:pBdr>
          <w:top w:space="0" w:sz="0" w:val="nil"/>
          <w:left w:space="0" w:sz="0" w:val="nil"/>
          <w:bottom w:space="0" w:sz="0" w:val="nil"/>
          <w:right w:space="0" w:sz="0" w:val="nil"/>
          <w:between w:space="0" w:sz="0" w:val="nil"/>
        </w:pBdr>
        <w:shd w:fill="ffffff" w:val="clear"/>
        <w:spacing w:after="0" w:lineRule="auto"/>
        <w:ind w:left="19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  феритин, індекс насичення трансферину, вміст заліза у сироватці крові </w:t>
      </w:r>
      <w:r w:rsidDel="00000000" w:rsidR="00000000" w:rsidRPr="00000000">
        <w:rPr>
          <w:rFonts w:ascii="Times New Roman" w:cs="Times New Roman" w:eastAsia="Times New Roman" w:hAnsi="Times New Roman"/>
          <w:i w:val="1"/>
          <w:iCs w:val="1"/>
          <w:color w:val="000000"/>
          <w:sz w:val="24"/>
          <w:szCs w:val="24"/>
          <w:rtl w:val="0"/>
        </w:rPr>
        <w:t xml:space="preserve">(додатково для закладів ІІІ рівня перинатальної допомоги та дитячих лікарень)</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DD">
      <w:pPr>
        <w:keepNext w:val="1"/>
        <w:keepLines w:val="1"/>
        <w:pBdr>
          <w:top w:space="0" w:sz="0" w:val="nil"/>
          <w:left w:space="0" w:sz="0" w:val="nil"/>
          <w:bottom w:space="0" w:sz="0" w:val="nil"/>
          <w:right w:space="0" w:sz="0" w:val="nil"/>
          <w:between w:space="0" w:sz="0" w:val="nil"/>
        </w:pBdr>
        <w:shd w:fill="ffffff" w:val="clear"/>
        <w:spacing w:after="0" w:lineRule="auto"/>
        <w:ind w:left="19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гормони щитоподібної залози, надниркових залоз </w:t>
      </w:r>
      <w:r w:rsidDel="00000000" w:rsidR="00000000" w:rsidRPr="00000000">
        <w:rPr>
          <w:rFonts w:ascii="Times New Roman" w:cs="Times New Roman" w:eastAsia="Times New Roman" w:hAnsi="Times New Roman"/>
          <w:i w:val="1"/>
          <w:iCs w:val="1"/>
          <w:color w:val="000000"/>
          <w:sz w:val="24"/>
          <w:szCs w:val="24"/>
          <w:rtl w:val="0"/>
        </w:rPr>
        <w:t xml:space="preserve">(додатково для закладів ІІІ рівня перинатальної допомоги та дитячих лікарень);</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DE">
      <w:pPr>
        <w:keepNext w:val="1"/>
        <w:keepLines w:val="1"/>
        <w:pBdr>
          <w:top w:space="0" w:sz="0" w:val="nil"/>
          <w:left w:space="0" w:sz="0" w:val="nil"/>
          <w:bottom w:space="0" w:sz="0" w:val="nil"/>
          <w:right w:space="0" w:sz="0" w:val="nil"/>
          <w:between w:space="0" w:sz="0" w:val="nil"/>
        </w:pBdr>
        <w:shd w:fill="ffffff" w:val="clear"/>
        <w:spacing w:after="0" w:lineRule="auto"/>
        <w:ind w:left="19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   обстеження на вертикальні інфекції  </w:t>
      </w:r>
      <w:r w:rsidDel="00000000" w:rsidR="00000000" w:rsidRPr="00000000">
        <w:rPr>
          <w:rFonts w:ascii="Times New Roman" w:cs="Times New Roman" w:eastAsia="Times New Roman" w:hAnsi="Times New Roman"/>
          <w:i w:val="1"/>
          <w:iCs w:val="1"/>
          <w:color w:val="000000"/>
          <w:sz w:val="24"/>
          <w:szCs w:val="24"/>
          <w:rtl w:val="0"/>
        </w:rPr>
        <w:t xml:space="preserve">(додатково для закладів ІІІ рівня перинатальної допомоги та дитячих лікарень);</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DF">
      <w:pPr>
        <w:keepNext w:val="1"/>
        <w:keepLines w:val="1"/>
        <w:pBdr>
          <w:top w:space="0" w:sz="0" w:val="nil"/>
          <w:left w:space="0" w:sz="0" w:val="nil"/>
          <w:bottom w:space="0" w:sz="0" w:val="nil"/>
          <w:right w:space="0" w:sz="0" w:val="nil"/>
          <w:between w:space="0" w:sz="0" w:val="nil"/>
        </w:pBdr>
        <w:shd w:fill="ffffff" w:val="clear"/>
        <w:spacing w:after="0" w:lineRule="auto"/>
        <w:ind w:left="19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 бактеріологічні дослідження з визначенням чутливості висіяних збудників до антибіотиків;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E0">
      <w:pPr>
        <w:keepNext w:val="1"/>
        <w:keepLines w:val="1"/>
        <w:pBdr>
          <w:top w:space="0" w:sz="0" w:val="nil"/>
          <w:left w:space="0" w:sz="0" w:val="nil"/>
          <w:bottom w:space="0" w:sz="0" w:val="nil"/>
          <w:right w:space="0" w:sz="0" w:val="nil"/>
          <w:between w:space="0" w:sz="0" w:val="nil"/>
        </w:pBdr>
        <w:shd w:fill="ffffff" w:val="clear"/>
        <w:spacing w:after="0" w:lineRule="auto"/>
        <w:ind w:left="19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 загальний аналіз ліквору;</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E1">
      <w:pPr>
        <w:keepNext w:val="1"/>
        <w:keepLines w:val="1"/>
        <w:pBdr>
          <w:top w:space="0" w:sz="0" w:val="nil"/>
          <w:left w:space="0" w:sz="0" w:val="nil"/>
          <w:bottom w:space="0" w:sz="0" w:val="nil"/>
          <w:right w:space="0" w:sz="0" w:val="nil"/>
          <w:between w:space="0" w:sz="0" w:val="nil"/>
        </w:pBdr>
        <w:shd w:fill="ffffff" w:val="clear"/>
        <w:spacing w:after="0" w:lineRule="auto"/>
        <w:ind w:left="19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 інші лабораторні дослідження відповідно до галузевих стандартів у сфері охорони здоров</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E2">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Забір</w:t>
      </w:r>
      <w:r w:rsidDel="00000000" w:rsidR="00000000" w:rsidRPr="00000000">
        <w:rPr>
          <w:rFonts w:ascii="Times New Roman" w:cs="Times New Roman" w:eastAsia="Times New Roman" w:hAnsi="Times New Roman"/>
          <w:color w:val="000000"/>
          <w:sz w:val="24"/>
          <w:szCs w:val="24"/>
          <w:rtl w:val="0"/>
        </w:rPr>
        <w:t xml:space="preserve"> біосубстрату для бактеріологічного дослідження в цілодобовому режимі.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E3">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Забір зразків крові у новонародженої дитини для скринінгу фенілкетонурії (ФКУ), вродженого гіпотиреозу (ВГ), муковісцидозу (МВ), адреногенітального синдрому (АГС) та інших захворювань відповідно до чинного законодавства та організація відправлення підготовлених зразків крові до лабораторії, яка здійснює дослідження за програмою розширеного скринінгу новонароджених згідно з територіальним розподілом, у термін не пізніше 24 годин після забору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E4">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Забір сухої краплі крові (СКК) у дитини, народженої ВІЛ-позитивною жінкою.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E5">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інструментальних досліджень у цілодобовому режимі відповідно до галузевих стандартів у сфері охорони здоров’я,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E6">
      <w:pPr>
        <w:keepNext w:val="1"/>
        <w:keepLines w:val="1"/>
        <w:pBdr>
          <w:top w:space="0" w:sz="0" w:val="nil"/>
          <w:left w:space="0" w:sz="0" w:val="nil"/>
          <w:bottom w:space="0" w:sz="0" w:val="nil"/>
          <w:right w:space="0" w:sz="0" w:val="nil"/>
          <w:between w:space="0" w:sz="0" w:val="nil"/>
        </w:pBdr>
        <w:shd w:fill="ffffff" w:val="clear"/>
        <w:spacing w:after="0" w:lineRule="auto"/>
        <w:ind w:left="9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ультразвукового;</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E7">
      <w:pPr>
        <w:keepNext w:val="1"/>
        <w:keepLines w:val="1"/>
        <w:pBdr>
          <w:top w:space="0" w:sz="0" w:val="nil"/>
          <w:left w:space="0" w:sz="0" w:val="nil"/>
          <w:bottom w:space="0" w:sz="0" w:val="nil"/>
          <w:right w:space="0" w:sz="0" w:val="nil"/>
          <w:between w:space="0" w:sz="0" w:val="nil"/>
        </w:pBdr>
        <w:shd w:fill="ffffff" w:val="clear"/>
        <w:spacing w:after="0" w:lineRule="auto"/>
        <w:ind w:left="9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рентгенологічного;</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E8">
      <w:pPr>
        <w:keepNext w:val="1"/>
        <w:keepLines w:val="1"/>
        <w:pBdr>
          <w:top w:space="0" w:sz="0" w:val="nil"/>
          <w:left w:space="0" w:sz="0" w:val="nil"/>
          <w:bottom w:space="0" w:sz="0" w:val="nil"/>
          <w:right w:space="0" w:sz="0" w:val="nil"/>
          <w:between w:space="0" w:sz="0" w:val="nil"/>
        </w:pBdr>
        <w:shd w:fill="ffffff" w:val="clear"/>
        <w:spacing w:after="0" w:lineRule="auto"/>
        <w:ind w:left="9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електроенцефалографічного </w:t>
      </w:r>
      <w:r w:rsidDel="00000000" w:rsidR="00000000" w:rsidRPr="00000000">
        <w:rPr>
          <w:rFonts w:ascii="Times New Roman" w:cs="Times New Roman" w:eastAsia="Times New Roman" w:hAnsi="Times New Roman"/>
          <w:i w:val="1"/>
          <w:iCs w:val="1"/>
          <w:color w:val="000000"/>
          <w:sz w:val="24"/>
          <w:szCs w:val="24"/>
          <w:rtl w:val="0"/>
        </w:rPr>
        <w:t xml:space="preserve">(додатково для закладів ІІІ рівня перинатальної допомоги та дитячих лікарень)</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E9">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Оцінювання болю за шкалами оцінки болю у новонародженої дитини та своєчасне знеболення (за наявності показань) на всіх етапах діагностики та лікування: обов’язкове знеболення під час виконання всіх інвазивних діагностичних та лікувальних процедур, цілодобове забезпечення ненаркотичними та наркотичними знеболювальними засобами.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EA">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постконтактної антиретровірусної профілактики дитині, народженій від ВІЛ-позитивної матері.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EB">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дихальної підтримки: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EC">
      <w:pPr>
        <w:keepNext w:val="1"/>
        <w:keepLines w:val="1"/>
        <w:pBdr>
          <w:top w:space="0" w:sz="0" w:val="nil"/>
          <w:left w:space="0" w:sz="0" w:val="nil"/>
          <w:bottom w:space="0" w:sz="0" w:val="nil"/>
          <w:right w:space="0" w:sz="0" w:val="nil"/>
          <w:between w:space="0" w:sz="0" w:val="nil"/>
        </w:pBdr>
        <w:shd w:fill="ffffff" w:val="clear"/>
        <w:spacing w:after="0" w:lineRule="auto"/>
        <w:ind w:left="19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w:t>
        <w:tab/>
        <w:t xml:space="preserve">CPAP або високопоточної назальної оксигенації;</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ED">
      <w:pPr>
        <w:keepNext w:val="1"/>
        <w:keepLines w:val="1"/>
        <w:pBdr>
          <w:top w:space="0" w:sz="0" w:val="nil"/>
          <w:left w:space="0" w:sz="0" w:val="nil"/>
          <w:bottom w:space="0" w:sz="0" w:val="nil"/>
          <w:right w:space="0" w:sz="0" w:val="nil"/>
          <w:between w:space="0" w:sz="0" w:val="nil"/>
        </w:pBdr>
        <w:shd w:fill="ffffff" w:val="clear"/>
        <w:spacing w:after="0" w:lineRule="auto"/>
        <w:ind w:left="19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w:t>
        <w:tab/>
        <w:t xml:space="preserve">неінвазивної та інвазивної штучної вентиляції легенів;</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EE">
      <w:pPr>
        <w:keepNext w:val="1"/>
        <w:keepLines w:val="1"/>
        <w:pBdr>
          <w:top w:space="0" w:sz="0" w:val="nil"/>
          <w:left w:space="0" w:sz="0" w:val="nil"/>
          <w:bottom w:space="0" w:sz="0" w:val="nil"/>
          <w:right w:space="0" w:sz="0" w:val="nil"/>
          <w:between w:space="0" w:sz="0" w:val="nil"/>
        </w:pBdr>
        <w:shd w:fill="ffffff" w:val="clear"/>
        <w:spacing w:after="0" w:lineRule="auto"/>
        <w:ind w:left="19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w:t>
        <w:tab/>
        <w:t xml:space="preserve">високочастотної осциляторної вентиляції легенів (ВЧО ВЛ) </w:t>
      </w:r>
      <w:r w:rsidDel="00000000" w:rsidR="00000000" w:rsidRPr="00000000">
        <w:rPr>
          <w:rFonts w:ascii="Times New Roman" w:cs="Times New Roman" w:eastAsia="Times New Roman" w:hAnsi="Times New Roman"/>
          <w:i w:val="1"/>
          <w:iCs w:val="1"/>
          <w:color w:val="000000"/>
          <w:sz w:val="24"/>
          <w:szCs w:val="24"/>
          <w:rtl w:val="0"/>
        </w:rPr>
        <w:t xml:space="preserve">(додатково для закладів ІІІ рівня перинатальної допомоги та дитячих лікарень).</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EF">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часткового та повного парентерального харчування.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F0">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Консультування лікарями інших спеціальностей, зокрема: лікарем-неврологом дитячим та/або лікарем-офтальмологом дитячим та/або лікарем-хірургом дитячим лікарем-нейрохірургом дитячим, та/або лікарем-кардіологом дитячим, та/або лікарем-генетиком, та/або лікарем-психологом, та/або лікарем-ортопедом-травматологом дитячим, та/або лікарем-ендокринологом дитячим, та/або лікарем-імунологом, та/або іншими лікарями, та/або психологом.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F1">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лікувальної гіпотермії,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F2">
      <w:pPr>
        <w:keepNext w:val="1"/>
        <w:keepLines w:val="1"/>
        <w:pBdr>
          <w:top w:space="0" w:sz="0" w:val="nil"/>
          <w:left w:space="0" w:sz="0" w:val="nil"/>
          <w:bottom w:space="0" w:sz="0" w:val="nil"/>
          <w:right w:space="0" w:sz="0" w:val="nil"/>
          <w:between w:space="0" w:sz="0" w:val="nil"/>
        </w:pBdr>
        <w:shd w:fill="ffffff" w:val="clear"/>
        <w:spacing w:after="0" w:lineRule="auto"/>
        <w:ind w:left="9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за допомогою методів пасивного охолодження та/або</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F3">
      <w:pPr>
        <w:keepNext w:val="1"/>
        <w:keepLines w:val="1"/>
        <w:pBdr>
          <w:top w:space="0" w:sz="0" w:val="nil"/>
          <w:left w:space="0" w:sz="0" w:val="nil"/>
          <w:bottom w:space="0" w:sz="0" w:val="nil"/>
          <w:right w:space="0" w:sz="0" w:val="nil"/>
          <w:between w:space="0" w:sz="0" w:val="nil"/>
        </w:pBdr>
        <w:shd w:fill="ffffff" w:val="clear"/>
        <w:spacing w:after="0" w:lineRule="auto"/>
        <w:ind w:left="9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неапаратного активного охолодження з ручним контролем та/або</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F4">
      <w:pPr>
        <w:keepNext w:val="1"/>
        <w:keepLines w:val="1"/>
        <w:pBdr>
          <w:top w:space="0" w:sz="0" w:val="nil"/>
          <w:left w:space="0" w:sz="0" w:val="nil"/>
          <w:bottom w:space="0" w:sz="0" w:val="nil"/>
          <w:right w:space="0" w:sz="0" w:val="nil"/>
          <w:between w:space="0" w:sz="0" w:val="nil"/>
        </w:pBdr>
        <w:shd w:fill="ffffff" w:val="clear"/>
        <w:spacing w:after="0" w:lineRule="auto"/>
        <w:ind w:left="9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апаратного активного охолодження з сервоконтролем </w:t>
      </w:r>
      <w:r w:rsidDel="00000000" w:rsidR="00000000" w:rsidRPr="00000000">
        <w:rPr>
          <w:rFonts w:ascii="Times New Roman" w:cs="Times New Roman" w:eastAsia="Times New Roman" w:hAnsi="Times New Roman"/>
          <w:i w:val="1"/>
          <w:iCs w:val="1"/>
          <w:color w:val="000000"/>
          <w:sz w:val="24"/>
          <w:szCs w:val="24"/>
          <w:rtl w:val="0"/>
        </w:rPr>
        <w:t xml:space="preserve">(додатково для закладів ІІІ рівня перинатальної допомоги).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F5">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вакцинації згідно з календарем профілактичних щеплень.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F6">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аудіологічного скринінгу.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F7">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Виходжування за методом "Кенгуру", зокрема у відділенні інтенсивної 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F8">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Надання психологічної допомоги батькам, забезпечення сприятливого сенсорного оточення для дитини та сімейно-орієнтованого догляду, спрямованого на її розвиток.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F9">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офтальмологічного скринінгу передчасно народженій дитині з гестаційним віком до 32 тижнів (більше 32 тижнів – за показаннями) та/або масою при народженні менш ніж 1500 г </w:t>
      </w:r>
      <w:r w:rsidDel="00000000" w:rsidR="00000000" w:rsidRPr="00000000">
        <w:rPr>
          <w:rFonts w:ascii="Times New Roman" w:cs="Times New Roman" w:eastAsia="Times New Roman" w:hAnsi="Times New Roman"/>
          <w:i w:val="1"/>
          <w:iCs w:val="1"/>
          <w:color w:val="000000"/>
          <w:sz w:val="24"/>
          <w:szCs w:val="24"/>
          <w:rtl w:val="0"/>
        </w:rPr>
        <w:t xml:space="preserve">(додатково для закладів ІІІ рівня перинатальної допомоги та дитячих лікарень)</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FA">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Підтримка/сприяння грудному вигодовуванню, зокрема із застосуванням комплексних збагачувачів для збагачення грудного молока під час вигодовування передчасно народжених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FB">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перебування матері під час лікування та виходжування її дитини у закладі із наданням ліжко-місця.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FC">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новонародженої дитини з особливими потребами спеціальними продуктами харчування.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FD">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FE">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препаратами екзогенного легеневого сурфактанту, розчинами для парентерального харчування та кофеїном цитратом.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5FF">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Дотримання принципів безбар’єрності та інклюзії для батьків при наданні медичної допомоги їх дитині/дітям, відповідно до нормативно-правових актів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00">
      <w:pPr>
        <w:keepNext w:val="1"/>
        <w:keepLines w:val="1"/>
        <w:numPr>
          <w:ilvl w:val="0"/>
          <w:numId w:val="50"/>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надання медичної допомоги дистанційно методами і засобами телемедицини (телеконсультування/телевідеоконсультування у режимі реального часу, теледіагностики) разом з обстеженням та із застосуванням інших методів, що не суперечать законодавству </w:t>
      </w:r>
      <w:r w:rsidDel="00000000" w:rsidR="00000000" w:rsidRPr="00000000">
        <w:rPr>
          <w:rFonts w:ascii="Times New Roman" w:cs="Times New Roman" w:eastAsia="Times New Roman" w:hAnsi="Times New Roman"/>
          <w:i w:val="1"/>
          <w:iCs w:val="1"/>
          <w:color w:val="000000"/>
          <w:sz w:val="24"/>
          <w:szCs w:val="24"/>
          <w:rtl w:val="0"/>
        </w:rPr>
        <w:t xml:space="preserve">(додатково для закладів ІІІ рівня перинатальної допомоги та дитячих лікарень)</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01">
      <w:pPr>
        <w:keepNext w:val="1"/>
        <w:keepLines w:val="1"/>
        <w:pBdr>
          <w:top w:space="0" w:sz="0" w:val="nil"/>
          <w:left w:space="0" w:sz="0" w:val="nil"/>
          <w:bottom w:space="0" w:sz="0" w:val="nil"/>
          <w:right w:space="0" w:sz="0" w:val="nil"/>
          <w:between w:space="0" w:sz="0" w:val="nil"/>
        </w:pBdr>
        <w:shd w:fill="ffffff" w:val="clear"/>
        <w:spacing w:after="0" w:lineRule="auto"/>
        <w:ind w:left="-220" w:hanging="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02">
      <w:pPr>
        <w:keepNext w:val="1"/>
        <w:keepLines w:val="1"/>
        <w:pBdr>
          <w:top w:space="0" w:sz="0" w:val="nil"/>
          <w:left w:space="0" w:sz="0" w:val="nil"/>
          <w:bottom w:space="0" w:sz="0" w:val="nil"/>
          <w:right w:space="0" w:sz="0" w:val="nil"/>
          <w:between w:space="0" w:sz="0" w:val="nil"/>
        </w:pBdr>
        <w:shd w:fill="ffffff" w:val="clear"/>
        <w:spacing w:after="240" w:lineRule="auto"/>
        <w:ind w:left="-283"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Додатковий обсяг медичних послуг, який надавач зобов’язується надавати за договором</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відповідно до медичних потреб пацієнта/пацієнтки (специфікація), за умови відповідності додатковим умовам закупівлі:</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03">
      <w:pPr>
        <w:keepNext w:val="1"/>
        <w:keepLines w:val="1"/>
        <w:pBdr>
          <w:top w:space="0" w:sz="0" w:val="nil"/>
          <w:left w:space="0" w:sz="0" w:val="nil"/>
          <w:bottom w:space="0" w:sz="0" w:val="nil"/>
          <w:right w:space="0" w:sz="0" w:val="nil"/>
          <w:between w:space="0" w:sz="0" w:val="nil"/>
        </w:pBdr>
        <w:shd w:fill="ffffff" w:val="clear"/>
        <w:spacing w:after="0" w:befor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Перевезення новонароджених у цілодобовому режимі виїзною неонатологічною бригадою</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невідкладної медичної допомоги та інтенсивної терапії із ЗОЗ до інших закладів</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 межах області та/або до національних ЗОЗ для лікування і виходжування, згідно із</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затвердженим департаментом охорони здоров’я маршрутом пацієнта.</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04">
      <w:pPr>
        <w:keepNext w:val="1"/>
        <w:keepLines w:val="1"/>
        <w:pBdr>
          <w:top w:space="0" w:sz="0" w:val="nil"/>
          <w:left w:space="0" w:sz="0" w:val="nil"/>
          <w:bottom w:space="0" w:sz="0" w:val="nil"/>
          <w:right w:space="0" w:sz="0" w:val="nil"/>
          <w:between w:space="0" w:sz="0" w:val="nil"/>
        </w:pBdr>
        <w:shd w:fill="ffffff" w:val="clear"/>
        <w:spacing w:after="0" w:lineRule="auto"/>
        <w:ind w:left="72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та/або</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05">
      <w:pPr>
        <w:keepNext w:val="1"/>
        <w:keepLines w:val="1"/>
        <w:pBdr>
          <w:top w:space="0" w:sz="0" w:val="nil"/>
          <w:left w:space="0" w:sz="0" w:val="nil"/>
          <w:bottom w:space="0" w:sz="0" w:val="nil"/>
          <w:right w:space="0" w:sz="0" w:val="nil"/>
          <w:between w:space="0" w:sz="0" w:val="nil"/>
        </w:pBdr>
        <w:shd w:fill="ffffff" w:val="clear"/>
        <w:spacing w:after="0" w:befor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Надання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хірургічної допомоги новонародженим у цілодобовому режимі (для закладів, які</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мають хірургічний пакет і проводять операції новонародженим), зокрема:</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06">
      <w:pPr>
        <w:keepNext w:val="1"/>
        <w:keepLines w:val="1"/>
        <w:pBdr>
          <w:top w:space="0" w:sz="0" w:val="nil"/>
          <w:left w:space="0" w:sz="0" w:val="nil"/>
          <w:bottom w:space="0" w:sz="0" w:val="nil"/>
          <w:right w:space="0" w:sz="0" w:val="nil"/>
          <w:between w:space="0" w:sz="0" w:val="nil"/>
        </w:pBdr>
        <w:shd w:fill="ffffff" w:val="clear"/>
        <w:spacing w:after="0" w:lineRule="auto"/>
        <w:ind w:firstLine="425"/>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проведення передопераційного огляду пацієнта/пацієнтки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лікарем-анестезіологом дитячим;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07">
      <w:pPr>
        <w:keepNext w:val="1"/>
        <w:keepLines w:val="1"/>
        <w:pBdr>
          <w:top w:space="0" w:sz="0" w:val="nil"/>
          <w:left w:space="0" w:sz="0" w:val="nil"/>
          <w:bottom w:space="0" w:sz="0" w:val="nil"/>
          <w:right w:space="0" w:sz="0" w:val="nil"/>
          <w:between w:space="0" w:sz="0" w:val="nil"/>
        </w:pBdr>
        <w:shd w:fill="ffffff" w:val="clear"/>
        <w:spacing w:after="0" w:lineRule="auto"/>
        <w:ind w:left="425"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надання хірургічної допомоги новонародженим;</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08">
      <w:pPr>
        <w:keepNext w:val="1"/>
        <w:keepLines w:val="1"/>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w:t>
        <w:tab/>
        <w:t xml:space="preserve">своєчасне знеболення, анестезіологічне забезпечення, за необхідності – процедурна седація, на всіх етапах діагностики та лікування, цілодобовий доступ до ненаркотичних та наркотичних знеболювальних засобів. Забезпечення анестезії та анестезіологічного моніторингу під час проведення хірургічних операцій та обстежень;</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09">
      <w:pPr>
        <w:keepNext w:val="1"/>
        <w:keepLines w:val="1"/>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w:t>
        <w:tab/>
        <w:t xml:space="preserve">забезпечення післяопераційного моніторингу та подальшої медикаментозної терапії.</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0A">
      <w:pPr>
        <w:keepNext w:val="1"/>
        <w:keepLines w:val="1"/>
        <w:pBdr>
          <w:top w:space="0" w:sz="0" w:val="nil"/>
          <w:left w:space="0" w:sz="0" w:val="nil"/>
          <w:bottom w:space="0" w:sz="0" w:val="nil"/>
          <w:right w:space="0" w:sz="0" w:val="nil"/>
          <w:between w:space="0" w:sz="0" w:val="nil"/>
        </w:pBdr>
        <w:shd w:fill="ffffff" w:val="clear"/>
        <w:spacing w:after="0" w:lineRule="auto"/>
        <w:ind w:left="72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0B">
      <w:pPr>
        <w:keepNext w:val="1"/>
        <w:keepLines w:val="1"/>
        <w:pBdr>
          <w:top w:space="0" w:sz="0" w:val="nil"/>
          <w:left w:space="0" w:sz="0" w:val="nil"/>
          <w:bottom w:space="0" w:sz="0" w:val="nil"/>
          <w:right w:space="0" w:sz="0" w:val="nil"/>
          <w:between w:space="0" w:sz="0" w:val="nil"/>
        </w:pBdr>
        <w:shd w:fill="ffffff" w:val="clear"/>
        <w:spacing w:after="0" w:befor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МЕДИЧНА ДОПОМОГА НОВОНАРОДЖЕНИМ У СКЛАДНИХ НЕОНАТАЛЬНИХ ВИПАДКАХ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0C">
      <w:pPr>
        <w:keepNext w:val="1"/>
        <w:keepLines w:val="1"/>
        <w:pBdr>
          <w:top w:space="0" w:sz="0" w:val="nil"/>
          <w:left w:space="0" w:sz="0" w:val="nil"/>
          <w:bottom w:space="0" w:sz="0" w:val="nil"/>
          <w:right w:space="0" w:sz="0" w:val="nil"/>
          <w:between w:space="0" w:sz="0" w:val="nil"/>
        </w:pBdr>
        <w:shd w:fill="ffffff" w:val="clear"/>
        <w:spacing w:after="0" w:lineRule="auto"/>
        <w:ind w:left="-360" w:hanging="36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0D">
      <w:pPr>
        <w:keepNext w:val="1"/>
        <w:keepLines w:val="1"/>
        <w:pBdr>
          <w:top w:space="0" w:sz="0" w:val="nil"/>
          <w:left w:space="0" w:sz="0" w:val="nil"/>
          <w:bottom w:space="0" w:sz="0" w:val="nil"/>
          <w:right w:space="0" w:sz="0" w:val="nil"/>
          <w:between w:space="0" w:sz="0" w:val="nil"/>
        </w:pBdr>
        <w:shd w:fill="ffffff" w:val="clear"/>
        <w:spacing w:after="0" w:lineRule="auto"/>
        <w:ind w:left="-360" w:hanging="360"/>
        <w:jc w:val="center"/>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Умови закупівлі медичних послуг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0E">
      <w:pPr>
        <w:keepNext w:val="1"/>
        <w:keepLines w:val="1"/>
        <w:pBdr>
          <w:top w:space="0" w:sz="0" w:val="nil"/>
          <w:left w:space="0" w:sz="0" w:val="nil"/>
          <w:bottom w:space="0" w:sz="0" w:val="nil"/>
          <w:right w:space="0" w:sz="0" w:val="nil"/>
          <w:between w:space="0" w:sz="0" w:val="nil"/>
        </w:pBdr>
        <w:shd w:fill="ffffff" w:val="clear"/>
        <w:spacing w:after="0" w:befor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Умови надання послуги</w:t>
      </w:r>
      <w:r w:rsidDel="00000000" w:rsidR="00000000" w:rsidRPr="00000000">
        <w:rPr>
          <w:rFonts w:ascii="Times New Roman" w:cs="Times New Roman" w:eastAsia="Times New Roman" w:hAnsi="Times New Roman"/>
          <w:color w:val="000000"/>
          <w:sz w:val="24"/>
          <w:szCs w:val="24"/>
          <w:rtl w:val="0"/>
        </w:rPr>
        <w:t xml:space="preserve">: стаціонарно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0F">
      <w:pPr>
        <w:keepNext w:val="1"/>
        <w:keepLines w:val="1"/>
        <w:pBdr>
          <w:top w:space="0" w:sz="0" w:val="nil"/>
          <w:left w:space="0" w:sz="0" w:val="nil"/>
          <w:bottom w:space="0" w:sz="0" w:val="nil"/>
          <w:right w:space="0" w:sz="0" w:val="nil"/>
          <w:between w:space="0" w:sz="0" w:val="nil"/>
        </w:pBdr>
        <w:shd w:fill="ffffff" w:val="clear"/>
        <w:spacing w:after="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Підстави надання послуги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10">
      <w:pPr>
        <w:keepNext w:val="1"/>
        <w:keepLines w:val="1"/>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направлення лікуючого лікаря;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11">
      <w:pPr>
        <w:keepNext w:val="1"/>
        <w:keepLines w:val="1"/>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доставлення бригадою екстреної (швидкої) медичної допомоги або виїзною  неонатологічною бригадою невідкладної медичної допомоги та інтенсивної терапії;</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12">
      <w:pPr>
        <w:keepNext w:val="1"/>
        <w:keepLines w:val="1"/>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переведення з іншого ЗОЗ та/або клінічного підрозділу ЗОЗ.</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13">
      <w:pPr>
        <w:keepNext w:val="1"/>
        <w:keepLines w:val="1"/>
        <w:pBdr>
          <w:top w:space="0" w:sz="0" w:val="nil"/>
          <w:left w:space="0" w:sz="0" w:val="nil"/>
          <w:bottom w:space="0" w:sz="0" w:val="nil"/>
          <w:right w:space="0" w:sz="0" w:val="nil"/>
          <w:between w:space="0" w:sz="0" w:val="nil"/>
        </w:pBdr>
        <w:shd w:fill="ffffff" w:val="clear"/>
        <w:spacing w:after="0" w:befor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Вимоги до організації надання послуги: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14">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w:t>
        <w:tab/>
        <w:t xml:space="preserve">Наявність відділення/блоку інтенсивної терапії новонароджених -</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щонайменше 3 ліжка, додатково щонайменше 3 ліжка (</w:t>
      </w:r>
      <w:r w:rsidDel="00000000" w:rsidR="00000000" w:rsidRPr="00000000">
        <w:rPr>
          <w:rFonts w:ascii="Times New Roman" w:cs="Times New Roman" w:eastAsia="Times New Roman" w:hAnsi="Times New Roman"/>
          <w:i w:val="1"/>
          <w:iCs w:val="1"/>
          <w:color w:val="000000"/>
          <w:sz w:val="24"/>
          <w:szCs w:val="24"/>
          <w:rtl w:val="0"/>
        </w:rPr>
        <w:t xml:space="preserve">для закладів ІІІ рівня надання перинатальної допомоги</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та дитячих лікарень</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15">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w:t>
        <w:tab/>
        <w:t xml:space="preserve">Наявність відділення постінтенсивного виходжування для новонароджених та/або постнатального догляду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16">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w:t>
        <w:tab/>
        <w:t xml:space="preserve">Наявність катамнестичного кабінету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17">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Наявність кабінету підтримки грудного вигодовування, оснащеного просвітницькими матеріалами, відеоматеріалами та практичними засобами чи муляжами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18">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w:t>
        <w:tab/>
        <w:t xml:space="preserve">Забезпечення транспортування передчасно народжених дітей в межах ЗОЗ в умовах транспортного інкубатора, зокрема дітей  з гестаційним віком</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до 34 тижнів та масою тіла при народженні менш ніж 1500 г. в межах ЗОЗ в умовах транспортного інкубатора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19">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w:t>
        <w:tab/>
        <w:t xml:space="preserve">Забезпечення можливості за потребою проведення інвазивної та неінвазивної респіраторної підтримки під час транспортування передчасно народжених дітей з гестаційним віком до 34 тижнів та масою при народженні менш ніж 1500 г. в межах ЗОЗ </w:t>
      </w:r>
      <w:r w:rsidDel="00000000" w:rsidR="00000000" w:rsidRPr="00000000">
        <w:rPr>
          <w:rFonts w:ascii="Times New Roman" w:cs="Times New Roman" w:eastAsia="Times New Roman" w:hAnsi="Times New Roman"/>
          <w:i w:val="1"/>
          <w:iCs w:val="1"/>
          <w:color w:val="000000"/>
          <w:sz w:val="24"/>
          <w:szCs w:val="24"/>
          <w:rtl w:val="0"/>
        </w:rPr>
        <w:t xml:space="preserve">(для закладів ІІІ рівня надання перинатальної допомоги та дитячих лікарень</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1A">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w:t>
        <w:tab/>
        <w:t xml:space="preserve">Забезпечення проведення лабораторних обстежень, визначених специфікаціями, у ЗОЗ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1B">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w:t>
        <w:tab/>
        <w:t xml:space="preserve">Забезпечення проведення інструментальних обстежень, визначених специфікаціями, у ЗОЗ</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1C">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9.  </w:t>
        <w:tab/>
        <w:t xml:space="preserve">Забезпечення проведення консультацій лікарями інших спеціальностей, визначених специфікаціями, у ЗОЗ та/або на умовах договору підряду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1D">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  Забезпечення проведення лікувальної гіпотермії, визначеної специфікаціями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1E">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Забезпечення проведення парентерального харчування (часткового та повного)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1F">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Забезпечення сприятливого сенсорного оточення для дитини та сімейно-орієнтованого догляду, спрямованого на її розвиток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20">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Організація виходжування немовлят за методом Кенгуру, зокрема у ВІТ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21">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  Забезпечення цілодобового лікарського та медсестринського догляду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22">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  Організація цілодобового забезпечення компонентами та препаратами крові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23">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 Направлення на послуги з катамнестичного спостереження передчасно народжених дітей та дітей з перинатальною патологією з моменту виписки з ЗОЗ до 3-х років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24">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 Організація виклику</w:t>
      </w:r>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виїзної неонатологічної бригади невідкладної медичної допомоги та інтенсивної терапії та підготовка новонародженої дитини до транспортування до інших ЗОЗ в межах області та до національних ЗОЗ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25">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 Забезпечення </w:t>
      </w:r>
      <w:r w:rsidDel="00000000" w:rsidR="00000000" w:rsidRPr="00000000">
        <w:rPr>
          <w:rFonts w:ascii="Times New Roman" w:cs="Times New Roman" w:eastAsia="Times New Roman" w:hAnsi="Times New Roman"/>
          <w:sz w:val="24"/>
          <w:szCs w:val="24"/>
          <w:rtl w:val="0"/>
        </w:rPr>
        <w:t xml:space="preserve">забору</w:t>
      </w:r>
      <w:r w:rsidDel="00000000" w:rsidR="00000000" w:rsidRPr="00000000">
        <w:rPr>
          <w:rFonts w:ascii="Times New Roman" w:cs="Times New Roman" w:eastAsia="Times New Roman" w:hAnsi="Times New Roman"/>
          <w:color w:val="000000"/>
          <w:sz w:val="24"/>
          <w:szCs w:val="24"/>
          <w:rtl w:val="0"/>
        </w:rPr>
        <w:t xml:space="preserve"> зразків крові у новонароджених для скринінгу фенілкетонурії (ФКУ), вродженого гіпотиреозу (ВГ), муковісцидозу (МВ), адреногенітального синдрому (АГС) та інших захворювань відповідно до чинного законодавства та організація відправлення підготовлених зразків крові до лабораторії, яка здійснює дослідження за програмою розширеного скринінгу новонароджених згідно з територіальним розподілом, у термін не пізніше 24 годин після забору крові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26">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19. 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пацієнтам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базові*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27">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 Наявність плану дій з профілактики інфекцій та інфекційного контролю та стандартних операційних процедур, відповідно до чинного законодавства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28">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Наявність плану протиепідемічної готовності/реагування на випадок виявлення особливо небезпечних інфекційних хвороб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29">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2A">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Забезпечення права пацієнтів, які перебувають на лікуванні у відділенні інтенсивної терапії, на допуск відвідувачів 24 години на добу в будь-який день тижня згідно з правилами, визначеними чинними нормативно-правовими актами </w:t>
      </w:r>
      <w:sdt>
        <w:sdtPr>
          <w:id w:val="-1816271225"/>
          <w:tag w:val="goog_rdk_159"/>
        </w:sdtPr>
        <w:sdtContent>
          <w:commentRangeStart w:id="33"/>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commentRangeEnd w:id="33"/>
      <w:r w:rsidDel="00000000" w:rsidR="00000000" w:rsidRPr="00000000">
        <w:commentReference w:id="33"/>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2B">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 Здійснення закупівлі лікарських засобів, визначених Національним переліком основних лікарських засобів, а також  медичних виробів та витратних матеріалів, необхідних для надання медичної допомоги відповідно до галузевих стандартів у сфері охорони здоров’я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2C">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 Організація ефективного управління запасами лікарських засобів, медичних виробів та витратних матеріалів, закуплених ЗОЗ або отриманих для виконання програм та здійснення централізованих заходів з охорони здоров’я МОЗ. Використання та збереження залишків лікарських засобів та медичних виробів, необхідних для лікування пацієнток, зокрема, після закінчення строку дії договору з НСЗУ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2D">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 Наявність у ЗОЗ на момент підписання та дії договору з НСЗУ лікарських засобів для проведення сурфактант-замісної терапії та парентерального харчування - щонайменше 5 новонародженим для акушерських стаціонарів та  щонайменше 3 новонародженим для дитячих лікарень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2E">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 Наявність локальних навчальних планів та програм для навчання медичного персоналу з питань підтримки грудного вигодовування </w:t>
      </w:r>
      <w:sdt>
        <w:sdtPr>
          <w:id w:val="2066454127"/>
          <w:tag w:val="goog_rdk_160"/>
        </w:sdtPr>
        <w:sdtContent>
          <w:commentRangeStart w:id="34"/>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commentRangeEnd w:id="34"/>
      <w:r w:rsidDel="00000000" w:rsidR="00000000" w:rsidRPr="00000000">
        <w:commentReference w:id="34"/>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2F">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28. Наявність у ЗОЗ затвердженого наказу з організації навчання щодо первинної реанімації новонароджених для медичного персоналу (лікарів, акушерок, медичних сестер) пологових залів, відділень інтенсивної терапії та  відділень постінтенсивного виходжування для новонароджених та/або постнатального догляду, зокрема наявність відповідального за проведення такого навчання, графіку навчань, списку медичного персоналу, які пройшли навчання, та протоколів здачі заліку </w:t>
      </w:r>
      <w:sdt>
        <w:sdtPr>
          <w:id w:val="-744675521"/>
          <w:tag w:val="goog_rdk_161"/>
        </w:sdtPr>
        <w:sdtContent>
          <w:commentRangeStart w:id="35"/>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commentRangeEnd w:id="35"/>
      <w:r w:rsidDel="00000000" w:rsidR="00000000" w:rsidRPr="00000000">
        <w:commentReference w:id="35"/>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30">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29. Ведення медичної карти стаціонарного хворого (форма № 003/о) та/або медичної карти новонародженого (форма № 097/о) з обов’язковим обґрунтуванням клінічного діагнозу та вказанням усіх діагностичних, лікувальних, реабілітаційних і профілактичних процедур, які проводяться пацієнтам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31">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 Дотримання вимог законодавства у сфері протидії насильству, зокрема виявлення ознак насильства у пацієнтів та повідомлення відповідних служб </w:t>
      </w:r>
      <w:r w:rsidDel="00000000" w:rsidR="00000000" w:rsidRPr="00000000">
        <w:rPr>
          <w:rFonts w:ascii="Times New Roman" w:cs="Times New Roman" w:eastAsia="Times New Roman" w:hAnsi="Times New Roman"/>
          <w:sz w:val="24"/>
          <w:szCs w:val="24"/>
          <w:rtl w:val="0"/>
        </w:rPr>
        <w:t xml:space="preserve">відповідно до вимог</w:t>
      </w:r>
      <w:r w:rsidDel="00000000" w:rsidR="00000000" w:rsidRPr="00000000">
        <w:rPr>
          <w:rFonts w:ascii="Times New Roman" w:cs="Times New Roman" w:eastAsia="Times New Roman" w:hAnsi="Times New Roman"/>
          <w:color w:val="000000"/>
          <w:sz w:val="24"/>
          <w:szCs w:val="24"/>
          <w:rtl w:val="0"/>
        </w:rPr>
        <w:t xml:space="preserve"> законодавств</w:t>
      </w:r>
      <w:r w:rsidDel="00000000" w:rsidR="00000000" w:rsidRPr="00000000">
        <w:rPr>
          <w:rFonts w:ascii="Times New Roman" w:cs="Times New Roman" w:eastAsia="Times New Roman" w:hAnsi="Times New Roman"/>
          <w:sz w:val="24"/>
          <w:szCs w:val="24"/>
          <w:rtl w:val="0"/>
        </w:rPr>
        <w:t xml:space="preserve">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32">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33">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Забезпечення дотримання принципів безбар’єрності та інклюзії для батьків при наданні медичної допомоги їх дитині/дітям, у тому числі з використанням методів і засобів телемедицини відповідно до нормативно-правових актів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34">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Забезпечення залучення до надання медичної допомоги лікарів-інтернів, які проходять підготовку на визначених у встановленому порядку базах стажування лікарів (фармацевтів)-інтернів і в закладах охорони здоров’я, в яких лікарі (фармацевти)-інтерни проходять практичну частину підготовки в інтернатурі, під керівництвом лікарів-кураторів з дотриманням вимог безпеки пацієнтів та належної якості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35">
      <w:pPr>
        <w:keepNext w:val="1"/>
        <w:keepLines w:val="1"/>
        <w:pBdr>
          <w:top w:space="0" w:sz="0" w:val="nil"/>
          <w:left w:space="0" w:sz="0" w:val="nil"/>
          <w:bottom w:space="0" w:sz="0" w:val="nil"/>
          <w:right w:space="0" w:sz="0" w:val="nil"/>
          <w:between w:space="0" w:sz="0" w:val="nil"/>
        </w:pBdr>
        <w:shd w:fill="ffffff" w:val="clear"/>
        <w:spacing w:after="0" w:befor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Додаткові вимоги до організації надання послуги: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36">
      <w:pPr>
        <w:keepNext w:val="1"/>
        <w:keepLines w:val="1"/>
        <w:pBdr>
          <w:top w:space="0" w:sz="0" w:val="nil"/>
          <w:left w:space="0" w:sz="0" w:val="nil"/>
          <w:bottom w:space="0" w:sz="0" w:val="nil"/>
          <w:right w:space="0" w:sz="0" w:val="nil"/>
          <w:between w:space="0" w:sz="0" w:val="nil"/>
        </w:pBdr>
        <w:shd w:fill="ffffff" w:val="clear"/>
        <w:spacing w:after="0" w:lineRule="auto"/>
        <w:ind w:left="283"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Для закладів, які здійснюють транспортування новонароджених відповідно до клінічних маршрутів пацієнтів, наданих ДОЗ</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37">
      <w:pPr>
        <w:keepNext w:val="1"/>
        <w:keepLines w:val="1"/>
        <w:pBdr>
          <w:top w:space="0" w:sz="0" w:val="nil"/>
          <w:left w:space="0" w:sz="0" w:val="nil"/>
          <w:bottom w:space="0" w:sz="0" w:val="nil"/>
          <w:right w:space="0" w:sz="0" w:val="nil"/>
          <w:between w:space="0" w:sz="0" w:val="nil"/>
        </w:pBdr>
        <w:shd w:fill="ffffff" w:val="clear"/>
        <w:spacing w:after="0" w:lineRule="auto"/>
        <w:ind w:left="100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w:t>
        <w:tab/>
        <w:t xml:space="preserve">наявність виїзної неонатологічної бригади невідкладної медичної допомоги та інтенсивної терапії;</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38">
      <w:pPr>
        <w:keepNext w:val="1"/>
        <w:keepLines w:val="1"/>
        <w:pBdr>
          <w:top w:space="0" w:sz="0" w:val="nil"/>
          <w:left w:space="0" w:sz="0" w:val="nil"/>
          <w:bottom w:space="0" w:sz="0" w:val="nil"/>
          <w:right w:space="0" w:sz="0" w:val="nil"/>
          <w:between w:space="0" w:sz="0" w:val="nil"/>
        </w:pBdr>
        <w:shd w:fill="ffffff" w:val="clear"/>
        <w:spacing w:after="0" w:lineRule="auto"/>
        <w:ind w:left="100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w:t>
        <w:tab/>
        <w:t xml:space="preserve">забезпечення цілодобового транспортування хворих новонароджених із </w:t>
      </w:r>
      <w:r w:rsidDel="00000000" w:rsidR="00000000" w:rsidRPr="00000000">
        <w:rPr>
          <w:rFonts w:ascii="Times New Roman" w:cs="Times New Roman" w:eastAsia="Times New Roman" w:hAnsi="Times New Roman"/>
          <w:sz w:val="24"/>
          <w:szCs w:val="24"/>
          <w:rtl w:val="0"/>
        </w:rPr>
        <w:t xml:space="preserve">ЗОЗ</w:t>
      </w:r>
      <w:r w:rsidDel="00000000" w:rsidR="00000000" w:rsidRPr="00000000">
        <w:rPr>
          <w:rFonts w:ascii="Times New Roman" w:cs="Times New Roman" w:eastAsia="Times New Roman" w:hAnsi="Times New Roman"/>
          <w:color w:val="000000"/>
          <w:sz w:val="24"/>
          <w:szCs w:val="24"/>
          <w:rtl w:val="0"/>
        </w:rPr>
        <w:t xml:space="preserve">, який скеровує, до інших </w:t>
      </w:r>
      <w:r w:rsidDel="00000000" w:rsidR="00000000" w:rsidRPr="00000000">
        <w:rPr>
          <w:rFonts w:ascii="Times New Roman" w:cs="Times New Roman" w:eastAsia="Times New Roman" w:hAnsi="Times New Roman"/>
          <w:sz w:val="24"/>
          <w:szCs w:val="24"/>
          <w:rtl w:val="0"/>
        </w:rPr>
        <w:t xml:space="preserve">ЗОЗ</w:t>
      </w:r>
      <w:r w:rsidDel="00000000" w:rsidR="00000000" w:rsidRPr="00000000">
        <w:rPr>
          <w:rFonts w:ascii="Times New Roman" w:cs="Times New Roman" w:eastAsia="Times New Roman" w:hAnsi="Times New Roman"/>
          <w:color w:val="000000"/>
          <w:sz w:val="24"/>
          <w:szCs w:val="24"/>
          <w:rtl w:val="0"/>
        </w:rPr>
        <w:t xml:space="preserve">, як в межах області, так і поза її межами, згідно із затвердженим департаментом охорони здоров’я маршрутом пацієнта.</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39">
      <w:pPr>
        <w:keepNext w:val="1"/>
        <w:keepLines w:val="1"/>
        <w:pBdr>
          <w:top w:space="0" w:sz="0" w:val="nil"/>
          <w:left w:space="0" w:sz="0" w:val="nil"/>
          <w:bottom w:space="0" w:sz="0" w:val="nil"/>
          <w:right w:space="0" w:sz="0" w:val="nil"/>
          <w:between w:space="0" w:sz="0" w:val="nil"/>
        </w:pBdr>
        <w:shd w:fill="ffffff" w:val="clear"/>
        <w:spacing w:after="0" w:lineRule="auto"/>
        <w:ind w:left="700" w:hanging="50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Для закладів, які надають хірургічну допомогу новонародженим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3A">
      <w:pPr>
        <w:keepNext w:val="1"/>
        <w:keepLines w:val="1"/>
        <w:pBdr>
          <w:top w:space="0" w:sz="0" w:val="nil"/>
          <w:left w:space="0" w:sz="0" w:val="nil"/>
          <w:bottom w:space="0" w:sz="0" w:val="nil"/>
          <w:right w:space="0" w:sz="0" w:val="nil"/>
          <w:between w:space="0" w:sz="0" w:val="nil"/>
        </w:pBdr>
        <w:shd w:fill="ffffff" w:val="clear"/>
        <w:spacing w:after="0" w:lineRule="auto"/>
        <w:ind w:left="100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w:t>
        <w:tab/>
        <w:t xml:space="preserve">наявність операційного блоку, обладнаного відповідно до табелю матеріально-технічного оснащення.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3B">
      <w:pPr>
        <w:keepNext w:val="1"/>
        <w:keepLines w:val="1"/>
        <w:pBdr>
          <w:top w:space="0" w:sz="0" w:val="nil"/>
          <w:left w:space="0" w:sz="0" w:val="nil"/>
          <w:bottom w:space="0" w:sz="0" w:val="nil"/>
          <w:right w:space="0" w:sz="0" w:val="nil"/>
          <w:between w:space="0" w:sz="0" w:val="nil"/>
        </w:pBdr>
        <w:shd w:fill="ffffff" w:val="clear"/>
        <w:spacing w:after="0" w:befor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Вимоги до спеціалістів та кількості фахівців, які працюють на посадах:</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3C">
      <w:pPr>
        <w:keepNext w:val="1"/>
        <w:keepLines w:val="1"/>
        <w:pBdr>
          <w:top w:space="0" w:sz="0" w:val="nil"/>
          <w:left w:space="0" w:sz="0" w:val="nil"/>
          <w:bottom w:space="0" w:sz="0" w:val="nil"/>
          <w:right w:space="0" w:sz="0" w:val="nil"/>
          <w:between w:space="0" w:sz="0" w:val="nil"/>
        </w:pBdr>
        <w:shd w:fill="ffffff" w:val="clear"/>
        <w:spacing w:after="0" w:lineRule="auto"/>
        <w:ind w:left="36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w:t>
        <w:tab/>
        <w:t xml:space="preserve">За місцем надання медичних послуг (відділення/блок інтенсивної терапії новонароджених та відділення постінтенсивного виходжування для новонароджених та/або постнатального догляду)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3D">
      <w:pPr>
        <w:keepNext w:val="1"/>
        <w:keepLines w:val="1"/>
        <w:pBdr>
          <w:top w:space="0" w:sz="0" w:val="nil"/>
          <w:left w:space="0" w:sz="0" w:val="nil"/>
          <w:bottom w:space="0" w:sz="0" w:val="nil"/>
          <w:right w:space="0" w:sz="0" w:val="nil"/>
          <w:between w:space="0" w:sz="0" w:val="nil"/>
        </w:pBdr>
        <w:shd w:fill="ffffff" w:val="clear"/>
        <w:spacing w:after="0" w:lineRule="auto"/>
        <w:ind w:left="10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   </w:t>
        <w:tab/>
        <w:t xml:space="preserve">Лікар-педіатр-неонатолог та/або лікар-анестезіолог дитячий – щонайменше 7 осіб із </w:t>
      </w:r>
      <w:r w:rsidDel="00000000" w:rsidR="00000000" w:rsidRPr="00000000">
        <w:rPr>
          <w:rFonts w:ascii="Times New Roman" w:cs="Times New Roman" w:eastAsia="Times New Roman" w:hAnsi="Times New Roman"/>
          <w:sz w:val="24"/>
          <w:szCs w:val="24"/>
          <w:rtl w:val="0"/>
        </w:rPr>
        <w:t xml:space="preserve">зазначеного переліку, 4  з яких за основним місцем роботи в цьому ЗОЗ, та 3 або за основним місцем роботи в цьому ЗОЗ, або за сумісництвом; </w:t>
      </w:r>
      <w:r w:rsidDel="00000000" w:rsidR="00000000" w:rsidRPr="00000000">
        <w:rPr>
          <w:rFonts w:ascii="Times New Roman" w:cs="Times New Roman" w:eastAsia="Times New Roman" w:hAnsi="Times New Roman"/>
          <w:i w:val="1"/>
          <w:iCs w:val="1"/>
          <w:sz w:val="24"/>
          <w:szCs w:val="24"/>
          <w:rtl w:val="0"/>
        </w:rPr>
        <w:t xml:space="preserve">(додатково для закладів ІІІ рівня надання перинатальної допомоги та дитячих лікарень лікар-педіатр-неонатолог та/або лікар-анестезіолог дитячий – щонайменше 2 особи із зазначеного переліку, 1 з яких за основним місцем роботи в цьому ЗОЗ, та 1  або за основним місцем роботи в цьому ЗОЗ, або за сумісництвом)</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3E">
      <w:pPr>
        <w:keepNext w:val="1"/>
        <w:keepLines w:val="1"/>
        <w:pBdr>
          <w:top w:space="0" w:sz="0" w:val="nil"/>
          <w:left w:space="0" w:sz="0" w:val="nil"/>
          <w:bottom w:space="0" w:sz="0" w:val="nil"/>
          <w:right w:space="0" w:sz="0" w:val="nil"/>
          <w:between w:space="0" w:sz="0" w:val="nil"/>
        </w:pBdr>
        <w:shd w:fill="ffffff" w:val="clear"/>
        <w:spacing w:after="0" w:lineRule="auto"/>
        <w:ind w:left="10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Сестра медична </w:t>
      </w:r>
      <w:sdt>
        <w:sdtPr>
          <w:id w:val="321622896"/>
          <w:tag w:val="goog_rdk_162"/>
        </w:sdtPr>
        <w:sdtContent>
          <w:ins w:author="Julia" w:id="79" w:date="2026-05-18T09:21:24Z">
            <w:r w:rsidDel="00000000" w:rsidR="00000000" w:rsidRPr="00000000">
              <w:rPr>
                <w:rFonts w:ascii="Times New Roman" w:cs="Times New Roman" w:eastAsia="Times New Roman" w:hAnsi="Times New Roman"/>
                <w:sz w:val="24"/>
                <w:szCs w:val="24"/>
                <w:rtl w:val="0"/>
              </w:rPr>
              <w:t xml:space="preserve">/ </w:t>
            </w:r>
          </w:ins>
        </w:sdtContent>
      </w:sdt>
      <w:sdt>
        <w:sdtPr>
          <w:id w:val="-1985516378"/>
          <w:tag w:val="goog_rdk_163"/>
        </w:sdtPr>
        <w:sdtContent>
          <w:del w:author="Julia" w:id="79" w:date="2026-05-18T09:21:24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058798326"/>
          <w:tag w:val="goog_rdk_164"/>
        </w:sdtPr>
        <w:sdtContent>
          <w:del w:author="Julia" w:id="80" w:date="2026-05-18T09:21:27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для обслуговування новонароджених – щонайменше 7 осіб із зазначеного переліку, 4 з яких за основним місцем роботи в цьому ЗОЗ, та 3 або за основним місцем роботи в цьому ЗОЗ, або за сумісництвом; </w:t>
      </w:r>
      <w:r w:rsidDel="00000000" w:rsidR="00000000" w:rsidRPr="00000000">
        <w:rPr>
          <w:rFonts w:ascii="Times New Roman" w:cs="Times New Roman" w:eastAsia="Times New Roman" w:hAnsi="Times New Roman"/>
          <w:i w:val="1"/>
          <w:iCs w:val="1"/>
          <w:sz w:val="24"/>
          <w:szCs w:val="24"/>
          <w:rtl w:val="0"/>
        </w:rPr>
        <w:t xml:space="preserve">(додатково для закладів ІІІ рівня надання перинатальної допомоги та дитячих лікарень –щонайменше 5 осіб, 2  з яких за основним місцем роботи в цьому ЗОЗ, та 3  або за основним місцем роботи в цьому ЗОЗ, або за сумісництвом)</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3F">
      <w:pPr>
        <w:keepNext w:val="1"/>
        <w:keepLines w:val="1"/>
        <w:pBdr>
          <w:top w:space="0" w:sz="0" w:val="nil"/>
          <w:left w:space="0" w:sz="0" w:val="nil"/>
          <w:bottom w:space="0" w:sz="0" w:val="nil"/>
          <w:right w:space="0" w:sz="0" w:val="nil"/>
          <w:between w:space="0" w:sz="0" w:val="nil"/>
        </w:pBdr>
        <w:shd w:fill="ffffff" w:val="clear"/>
        <w:spacing w:after="0" w:lineRule="auto"/>
        <w:ind w:left="10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40">
      <w:pPr>
        <w:keepNext w:val="1"/>
        <w:keepLines w:val="1"/>
        <w:pBdr>
          <w:top w:space="0" w:sz="0" w:val="nil"/>
          <w:left w:space="0" w:sz="0" w:val="nil"/>
          <w:bottom w:space="0" w:sz="0" w:val="nil"/>
          <w:right w:space="0" w:sz="0" w:val="nil"/>
          <w:between w:space="0" w:sz="0" w:val="nil"/>
        </w:pBdr>
        <w:shd w:fill="ffffff" w:val="clear"/>
        <w:spacing w:after="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41">
      <w:pPr>
        <w:keepNext w:val="1"/>
        <w:keepLines w:val="1"/>
        <w:pBdr>
          <w:top w:space="0" w:sz="0" w:val="nil"/>
          <w:left w:space="0" w:sz="0" w:val="nil"/>
          <w:bottom w:space="0" w:sz="0" w:val="nil"/>
          <w:right w:space="0" w:sz="0" w:val="nil"/>
          <w:between w:space="0" w:sz="0" w:val="nil"/>
        </w:pBdr>
        <w:shd w:fill="ffffff" w:val="clear"/>
        <w:spacing w:after="0" w:lineRule="auto"/>
        <w:ind w:left="1000" w:hanging="360"/>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w:t>
        <w:tab/>
        <w:t xml:space="preserve">Лікар-психолог та/або психолог та/або лікар-психотерапевт, та/або клінічний психолог, – щонайменше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color w:val="000000"/>
          <w:sz w:val="24"/>
          <w:szCs w:val="24"/>
          <w:rtl w:val="0"/>
        </w:rPr>
        <w:t xml:space="preserve"> особа із зазначеного переліку, які працюють або за основним місцем роботи в цьому ЗОЗ, або за сумісництвом </w:t>
      </w:r>
      <w:r w:rsidDel="00000000" w:rsidR="00000000" w:rsidRPr="00000000">
        <w:rPr>
          <w:rFonts w:ascii="Times New Roman" w:cs="Times New Roman" w:eastAsia="Times New Roman" w:hAnsi="Times New Roman"/>
          <w:i w:val="1"/>
          <w:iCs w:val="1"/>
          <w:color w:val="000000"/>
          <w:sz w:val="24"/>
          <w:szCs w:val="24"/>
          <w:rtl w:val="0"/>
        </w:rPr>
        <w:t xml:space="preserve">(додатково для закладів ІІІ рівня надання перинатальної допомоги та дитячих лікарень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42">
      <w:pPr>
        <w:keepNext w:val="1"/>
        <w:keepLines w:val="1"/>
        <w:pBdr>
          <w:top w:space="0" w:sz="0" w:val="nil"/>
          <w:left w:space="0" w:sz="0" w:val="nil"/>
          <w:bottom w:space="0" w:sz="0" w:val="nil"/>
          <w:right w:space="0" w:sz="0" w:val="nil"/>
          <w:between w:space="0" w:sz="0" w:val="nil"/>
        </w:pBdr>
        <w:shd w:fill="ffffff" w:val="clear"/>
        <w:spacing w:after="0" w:lineRule="auto"/>
        <w:ind w:left="1000" w:hanging="7.00000000000002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щонайменше </w:t>
      </w: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Fonts w:ascii="Times New Roman" w:cs="Times New Roman" w:eastAsia="Times New Roman" w:hAnsi="Times New Roman"/>
          <w:i w:val="1"/>
          <w:iCs w:val="1"/>
          <w:color w:val="000000"/>
          <w:sz w:val="24"/>
          <w:szCs w:val="24"/>
          <w:rtl w:val="0"/>
        </w:rPr>
        <w:t xml:space="preserve"> особа, яка працює або за основним місцем роботи в цьому ЗОЗ, або за сумісництвом)</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43">
      <w:pPr>
        <w:keepNext w:val="1"/>
        <w:keepLines w:val="1"/>
        <w:pBdr>
          <w:top w:space="0" w:sz="0" w:val="nil"/>
          <w:left w:space="0" w:sz="0" w:val="nil"/>
          <w:bottom w:space="0" w:sz="0" w:val="nil"/>
          <w:right w:space="0" w:sz="0" w:val="nil"/>
          <w:between w:space="0" w:sz="0" w:val="nil"/>
        </w:pBdr>
        <w:shd w:fill="ffffff" w:val="clear"/>
        <w:spacing w:after="0" w:lineRule="auto"/>
        <w:ind w:left="100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w:t>
        <w:tab/>
        <w:t xml:space="preserve">Лікар-невролог дитячий – щ</w:t>
      </w:r>
      <w:r w:rsidDel="00000000" w:rsidR="00000000" w:rsidRPr="00000000">
        <w:rPr>
          <w:rFonts w:ascii="Times New Roman" w:cs="Times New Roman" w:eastAsia="Times New Roman" w:hAnsi="Times New Roman"/>
          <w:sz w:val="24"/>
          <w:szCs w:val="24"/>
          <w:rtl w:val="0"/>
        </w:rPr>
        <w:t xml:space="preserve">онайменше 1 </w:t>
      </w:r>
      <w:r w:rsidDel="00000000" w:rsidR="00000000" w:rsidRPr="00000000">
        <w:rPr>
          <w:rFonts w:ascii="Times New Roman" w:cs="Times New Roman" w:eastAsia="Times New Roman" w:hAnsi="Times New Roman"/>
          <w:color w:val="000000"/>
          <w:sz w:val="24"/>
          <w:szCs w:val="24"/>
          <w:rtl w:val="0"/>
        </w:rPr>
        <w:t xml:space="preserve"> особа, яка працює або за основним місцем роботи в цьому ЗОЗ, або за сумісництвом.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44">
      <w:pPr>
        <w:keepNext w:val="1"/>
        <w:keepLines w:val="1"/>
        <w:pBdr>
          <w:top w:space="0" w:sz="0" w:val="nil"/>
          <w:left w:space="0" w:sz="0" w:val="nil"/>
          <w:bottom w:space="0" w:sz="0" w:val="nil"/>
          <w:right w:space="0" w:sz="0" w:val="nil"/>
          <w:between w:space="0" w:sz="0" w:val="nil"/>
        </w:pBdr>
        <w:shd w:fill="ffffff" w:val="clear"/>
        <w:spacing w:after="0" w:lineRule="auto"/>
        <w:ind w:left="100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w:t>
        <w:tab/>
        <w:t xml:space="preserve">Лікар-офтальмолог дитячий – щонайменше </w:t>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 особа, яка працює або за основним місцем роботи в цьому ЗОЗ, або за сумісництвом.</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45">
      <w:pPr>
        <w:keepNext w:val="1"/>
        <w:keepLines w:val="1"/>
        <w:pBdr>
          <w:top w:space="0" w:sz="0" w:val="nil"/>
          <w:left w:space="0" w:sz="0" w:val="nil"/>
          <w:bottom w:space="0" w:sz="0" w:val="nil"/>
          <w:right w:space="0" w:sz="0" w:val="nil"/>
          <w:between w:space="0" w:sz="0" w:val="nil"/>
        </w:pBdr>
        <w:shd w:fill="ffffff" w:val="clear"/>
        <w:spacing w:after="0" w:lineRule="auto"/>
        <w:ind w:left="100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w:t>
        <w:tab/>
        <w:t xml:space="preserve">Лікар-епідеміолог – щонайменше </w:t>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 особа, яка або працює за основним місцем роботи в цьому ЗОЗ, або за сумісництвом.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46">
      <w:pPr>
        <w:keepNext w:val="1"/>
        <w:keepLines w:val="1"/>
        <w:pBdr>
          <w:top w:space="0" w:sz="0" w:val="nil"/>
          <w:left w:space="0" w:sz="0" w:val="nil"/>
          <w:bottom w:space="0" w:sz="0" w:val="nil"/>
          <w:right w:space="0" w:sz="0" w:val="nil"/>
          <w:between w:space="0" w:sz="0" w:val="nil"/>
        </w:pBdr>
        <w:shd w:fill="ffffff" w:val="clear"/>
        <w:spacing w:after="0" w:lineRule="auto"/>
        <w:ind w:left="100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   </w:t>
        <w:tab/>
        <w:t xml:space="preserve">Лікар з ультразвукової діагностики – щонайменше 2 особи, які працюють або за основним місцем роботи в цьому ЗОЗ, або за сумісництвом.</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47">
      <w:pPr>
        <w:keepNext w:val="1"/>
        <w:keepLines w:val="1"/>
        <w:pBdr>
          <w:top w:space="0" w:sz="0" w:val="nil"/>
          <w:left w:space="0" w:sz="0" w:val="nil"/>
          <w:bottom w:space="0" w:sz="0" w:val="nil"/>
          <w:right w:space="0" w:sz="0" w:val="nil"/>
          <w:between w:space="0" w:sz="0" w:val="nil"/>
        </w:pBdr>
        <w:shd w:fill="ffffff" w:val="clear"/>
        <w:spacing w:after="0" w:lineRule="auto"/>
        <w:ind w:left="100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  Лікар-лаборант та/або лікар-бактеріолог, та/або лікар-лаборант з клінічної біохімії  та/або бактеріолог, та/або біохімік, та/або</w:t>
      </w:r>
      <w:sdt>
        <w:sdtPr>
          <w:id w:val="2067173081"/>
          <w:tag w:val="goog_rdk_165"/>
        </w:sdtPr>
        <w:sdtContent>
          <w:commentRangeStart w:id="36"/>
        </w:sdtContent>
      </w:sdt>
      <w:r w:rsidDel="00000000" w:rsidR="00000000" w:rsidRPr="00000000">
        <w:rPr>
          <w:rFonts w:ascii="Times New Roman" w:cs="Times New Roman" w:eastAsia="Times New Roman" w:hAnsi="Times New Roman"/>
          <w:color w:val="000000"/>
          <w:sz w:val="24"/>
          <w:szCs w:val="24"/>
          <w:rtl w:val="0"/>
        </w:rPr>
        <w:t xml:space="preserve"> біолог </w:t>
      </w:r>
      <w:commentRangeEnd w:id="36"/>
      <w:r w:rsidDel="00000000" w:rsidR="00000000" w:rsidRPr="00000000">
        <w:commentReference w:id="36"/>
      </w:r>
      <w:r w:rsidDel="00000000" w:rsidR="00000000" w:rsidRPr="00000000">
        <w:rPr>
          <w:rFonts w:ascii="Times New Roman" w:cs="Times New Roman" w:eastAsia="Times New Roman" w:hAnsi="Times New Roman"/>
          <w:color w:val="000000"/>
          <w:sz w:val="24"/>
          <w:szCs w:val="24"/>
          <w:rtl w:val="0"/>
        </w:rPr>
        <w:t xml:space="preserve">– щонайменше 2 особи із зазначеного переліку, які працюють або за основним місцем роботи у цьому ЗОЗ, або за сумісництвом.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48">
      <w:pPr>
        <w:keepNext w:val="1"/>
        <w:keepLines w:val="1"/>
        <w:pBdr>
          <w:top w:space="0" w:sz="0" w:val="nil"/>
          <w:left w:space="0" w:sz="0" w:val="nil"/>
          <w:bottom w:space="0" w:sz="0" w:val="nil"/>
          <w:right w:space="0" w:sz="0" w:val="nil"/>
          <w:between w:space="0" w:sz="0" w:val="nil"/>
        </w:pBdr>
        <w:shd w:fill="ffffff" w:val="clear"/>
        <w:spacing w:after="0" w:lineRule="auto"/>
        <w:ind w:left="100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  </w:t>
        <w:tab/>
        <w:t xml:space="preserve">Лікар-педіатр-неонатолог або лікар-педіатр - щонайменше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color w:val="000000"/>
          <w:sz w:val="24"/>
          <w:szCs w:val="24"/>
          <w:rtl w:val="0"/>
        </w:rPr>
        <w:t xml:space="preserve"> особа, яка виконує функції  консультанта з питань грудного вигодовування та працює або за основним місцем роботи в цьому ЗОЗ, або за сумісництвом.</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49">
      <w:pPr>
        <w:keepNext w:val="1"/>
        <w:keepLines w:val="1"/>
        <w:pBdr>
          <w:top w:space="0" w:sz="0" w:val="nil"/>
          <w:left w:space="0" w:sz="0" w:val="nil"/>
          <w:bottom w:space="0" w:sz="0" w:val="nil"/>
          <w:right w:space="0" w:sz="0" w:val="nil"/>
          <w:between w:space="0" w:sz="0" w:val="nil"/>
        </w:pBdr>
        <w:shd w:fill="ffffff" w:val="clear"/>
        <w:spacing w:after="0" w:lineRule="auto"/>
        <w:ind w:left="100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  </w:t>
        <w:tab/>
        <w:t xml:space="preserve">Лікар-рентгенолог – щонайменше </w:t>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 особа, яка працює або за основним місцем роботи в цьому ЗОЗ, або за сумісництвом.</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4A">
      <w:pPr>
        <w:keepNext w:val="1"/>
        <w:keepLines w:val="1"/>
        <w:pBdr>
          <w:top w:space="0" w:sz="0" w:val="nil"/>
          <w:left w:space="0" w:sz="0" w:val="nil"/>
          <w:bottom w:space="0" w:sz="0" w:val="nil"/>
          <w:right w:space="0" w:sz="0" w:val="nil"/>
          <w:between w:space="0" w:sz="0" w:val="nil"/>
        </w:pBdr>
        <w:shd w:fill="ffffff" w:val="clear"/>
        <w:spacing w:after="0" w:lineRule="auto"/>
        <w:ind w:left="100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Рентгенолаборант – щонайменше </w:t>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 особа, яка працює за основним місцем роботи у цьому ЗОЗ, або за сумісництвом.</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4B">
      <w:pPr>
        <w:keepNext w:val="1"/>
        <w:keepLines w:val="1"/>
        <w:pBdr>
          <w:top w:space="0" w:sz="0" w:val="nil"/>
          <w:left w:space="0" w:sz="0" w:val="nil"/>
          <w:bottom w:space="0" w:sz="0" w:val="nil"/>
          <w:right w:space="0" w:sz="0" w:val="nil"/>
          <w:between w:space="0" w:sz="0" w:val="nil"/>
        </w:pBdr>
        <w:shd w:fill="ffffff" w:val="clear"/>
        <w:spacing w:after="0" w:lineRule="auto"/>
        <w:ind w:left="100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   Фельдшер-лаборант та/або </w:t>
      </w:r>
      <w:r w:rsidDel="00000000" w:rsidR="00000000" w:rsidRPr="00000000">
        <w:rPr>
          <w:rFonts w:ascii="Times New Roman" w:cs="Times New Roman" w:eastAsia="Times New Roman" w:hAnsi="Times New Roman"/>
          <w:sz w:val="24"/>
          <w:szCs w:val="24"/>
          <w:rtl w:val="0"/>
        </w:rPr>
        <w:t xml:space="preserve">цитоморфолог</w:t>
      </w:r>
      <w:r w:rsidDel="00000000" w:rsidR="00000000" w:rsidRPr="00000000">
        <w:rPr>
          <w:rFonts w:ascii="Times New Roman" w:cs="Times New Roman" w:eastAsia="Times New Roman" w:hAnsi="Times New Roman"/>
          <w:color w:val="000000"/>
          <w:sz w:val="24"/>
          <w:szCs w:val="24"/>
          <w:rtl w:val="0"/>
        </w:rPr>
        <w:t xml:space="preserve">, та/або лаборант клініко-діагностичної лабораторії, та/або лаборант – щонайменше 4 особи із зазначеного переліку, які працюють або за основним місцем роботи в цьому ЗОЗ, або за сумісництвом.</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4C">
      <w:pPr>
        <w:keepNext w:val="1"/>
        <w:keepLines w:val="1"/>
        <w:pBdr>
          <w:top w:space="0" w:sz="0" w:val="nil"/>
          <w:left w:space="0" w:sz="0" w:val="nil"/>
          <w:bottom w:space="0" w:sz="0" w:val="nil"/>
          <w:right w:space="0" w:sz="0" w:val="nil"/>
          <w:between w:space="0" w:sz="0" w:val="nil"/>
        </w:pBdr>
        <w:shd w:fill="ffffff" w:val="clear"/>
        <w:spacing w:after="0" w:befor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4D">
      <w:pPr>
        <w:keepNext w:val="1"/>
        <w:keepLines w:val="1"/>
        <w:pBdr>
          <w:top w:space="0" w:sz="0" w:val="nil"/>
          <w:left w:space="0" w:sz="0" w:val="nil"/>
          <w:bottom w:space="0" w:sz="0" w:val="nil"/>
          <w:right w:space="0" w:sz="0" w:val="nil"/>
          <w:between w:space="0" w:sz="0" w:val="nil"/>
        </w:pBdr>
        <w:shd w:fill="ffffff" w:val="clear"/>
        <w:spacing w:after="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Додаткові вимоги до спеціалістів та кількості фахівців, які працюють на посадах:</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4E">
      <w:pPr>
        <w:keepNext w:val="1"/>
        <w:keepLines w:val="1"/>
        <w:pBdr>
          <w:top w:space="0" w:sz="0" w:val="nil"/>
          <w:left w:space="0" w:sz="0" w:val="nil"/>
          <w:bottom w:space="0" w:sz="0" w:val="nil"/>
          <w:right w:space="0" w:sz="0" w:val="nil"/>
          <w:between w:space="0" w:sz="0" w:val="nil"/>
        </w:pBdr>
        <w:shd w:fill="ffffff" w:val="clear"/>
        <w:spacing w:after="0" w:lineRule="auto"/>
        <w:ind w:left="36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w:t>
        <w:tab/>
        <w:t xml:space="preserve">У ЗОЗ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4F">
      <w:pPr>
        <w:keepNext w:val="1"/>
        <w:keepLines w:val="1"/>
        <w:pBdr>
          <w:top w:space="0" w:sz="0" w:val="nil"/>
          <w:left w:space="0" w:sz="0" w:val="nil"/>
          <w:bottom w:space="0" w:sz="0" w:val="nil"/>
          <w:right w:space="0" w:sz="0" w:val="nil"/>
          <w:between w:space="0" w:sz="0" w:val="nil"/>
        </w:pBdr>
        <w:shd w:fill="ffffff" w:val="clear"/>
        <w:spacing w:after="0" w:lineRule="auto"/>
        <w:ind w:left="100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w:t>
        <w:tab/>
        <w:t xml:space="preserve">Лікар-педіатр-неонатолог та/або лікар-анестезіолог дитячий – щонайменше 4 особи із зазначеного переліку додатково до основного переліку, які працюють або  за основним місцем роботи в цьому ЗОЗ, або за сумісництвом (цілодобовий пост), та входять у склад виїзної неонатологічної бригади невідкладної медичної допомоги та інтенсивної терапії.</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50">
      <w:pPr>
        <w:keepNext w:val="1"/>
        <w:keepLines w:val="1"/>
        <w:pBdr>
          <w:top w:space="0" w:sz="0" w:val="nil"/>
          <w:left w:space="0" w:sz="0" w:val="nil"/>
          <w:bottom w:space="0" w:sz="0" w:val="nil"/>
          <w:right w:space="0" w:sz="0" w:val="nil"/>
          <w:between w:space="0" w:sz="0" w:val="nil"/>
        </w:pBdr>
        <w:shd w:fill="ffffff" w:val="clear"/>
        <w:spacing w:after="240" w:lineRule="auto"/>
        <w:ind w:left="100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w:t>
        <w:tab/>
        <w:t xml:space="preserve">Сестра медична </w:t>
      </w:r>
      <w:sdt>
        <w:sdtPr>
          <w:id w:val="-2144849291"/>
          <w:tag w:val="goog_rdk_166"/>
        </w:sdtPr>
        <w:sdtContent>
          <w:ins w:author="Julia" w:id="81" w:date="2026-05-18T09:22:25Z"/>
          <w:sdt>
            <w:sdtPr>
              <w:id w:val="-2124984212"/>
              <w:tag w:val="goog_rdk_167"/>
            </w:sdtPr>
            <w:sdtContent>
              <w:ins w:author="Julia" w:id="81" w:date="2026-05-18T09:22:25Z">
                <w:r w:rsidDel="00000000" w:rsidR="00000000" w:rsidRPr="00000000">
                  <w:rPr>
                    <w:rFonts w:ascii="Times New Roman" w:cs="Times New Roman" w:eastAsia="Times New Roman" w:hAnsi="Times New Roman"/>
                    <w:sz w:val="24"/>
                    <w:szCs w:val="24"/>
                    <w:rtl w:val="0"/>
                    <w:rPrChange w:author="Julia" w:id="82" w:date="2026-05-18T09:22:25Z">
                      <w:rPr>
                        <w:rFonts w:ascii="Times New Roman" w:cs="Times New Roman" w:eastAsia="Times New Roman" w:hAnsi="Times New Roman"/>
                        <w:color w:val="000000"/>
                        <w:sz w:val="24"/>
                        <w:szCs w:val="24"/>
                      </w:rPr>
                    </w:rPrChange>
                  </w:rPr>
                  <w:t xml:space="preserve">/ </w:t>
                </w:r>
              </w:ins>
            </w:sdtContent>
          </w:sdt>
          <w:ins w:author="Julia" w:id="81" w:date="2026-05-18T09:22:25Z"/>
        </w:sdtContent>
      </w:sdt>
      <w:sdt>
        <w:sdtPr>
          <w:id w:val="-1547650824"/>
          <w:tag w:val="goog_rdk_168"/>
        </w:sdtPr>
        <w:sdtContent>
          <w:del w:author="Julia" w:id="81" w:date="2026-05-18T09:22:25Z">
            <w:r w:rsidDel="00000000" w:rsidR="00000000" w:rsidRPr="00000000">
              <w:rPr>
                <w:rFonts w:ascii="Times New Roman" w:cs="Times New Roman" w:eastAsia="Times New Roman" w:hAnsi="Times New Roman"/>
                <w:color w:val="000000"/>
                <w:sz w:val="24"/>
                <w:szCs w:val="24"/>
                <w:rtl w:val="0"/>
              </w:rPr>
              <w:delText xml:space="preserve">(</w:delText>
            </w:r>
          </w:del>
        </w:sdtContent>
      </w:sdt>
      <w:r w:rsidDel="00000000" w:rsidR="00000000" w:rsidRPr="00000000">
        <w:rPr>
          <w:rFonts w:ascii="Times New Roman" w:cs="Times New Roman" w:eastAsia="Times New Roman" w:hAnsi="Times New Roman"/>
          <w:color w:val="000000"/>
          <w:sz w:val="24"/>
          <w:szCs w:val="24"/>
          <w:rtl w:val="0"/>
        </w:rPr>
        <w:t xml:space="preserve">брат медичний</w:t>
      </w:r>
      <w:sdt>
        <w:sdtPr>
          <w:id w:val="-1242689009"/>
          <w:tag w:val="goog_rdk_169"/>
        </w:sdtPr>
        <w:sdtContent>
          <w:del w:author="Julia" w:id="83" w:date="2026-05-18T09:22:31Z">
            <w:r w:rsidDel="00000000" w:rsidR="00000000" w:rsidRPr="00000000">
              <w:rPr>
                <w:rFonts w:ascii="Times New Roman" w:cs="Times New Roman" w:eastAsia="Times New Roman" w:hAnsi="Times New Roman"/>
                <w:color w:val="000000"/>
                <w:sz w:val="24"/>
                <w:szCs w:val="24"/>
                <w:rtl w:val="0"/>
              </w:rPr>
              <w:delText xml:space="preserve">)</w:delText>
            </w:r>
          </w:del>
        </w:sdtContent>
      </w:sdt>
      <w:r w:rsidDel="00000000" w:rsidR="00000000" w:rsidRPr="00000000">
        <w:rPr>
          <w:rFonts w:ascii="Times New Roman" w:cs="Times New Roman" w:eastAsia="Times New Roman" w:hAnsi="Times New Roman"/>
          <w:color w:val="000000"/>
          <w:sz w:val="24"/>
          <w:szCs w:val="24"/>
          <w:rtl w:val="0"/>
        </w:rPr>
        <w:t xml:space="preserve"> – щонайменше 4 особи додатково до основного переліку, які працюють або за основним місцем роботи в цьому ЗОЗ, або за сумісництвом (цілодобовий пост), та входять у склад виїзної неонатологічної бригади невідкладної медичної допомоги та інтенсивної терапії.</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51">
      <w:pPr>
        <w:keepNext w:val="1"/>
        <w:keepLines w:val="1"/>
        <w:pBdr>
          <w:top w:space="0" w:sz="0" w:val="nil"/>
          <w:left w:space="0" w:sz="0" w:val="nil"/>
          <w:bottom w:space="0" w:sz="0" w:val="nil"/>
          <w:right w:space="0" w:sz="0" w:val="nil"/>
          <w:between w:space="0" w:sz="0" w:val="nil"/>
        </w:pBdr>
        <w:shd w:fill="ffffff" w:val="clear"/>
        <w:spacing w:after="0" w:lineRule="auto"/>
        <w:ind w:left="36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Додаткові вимоги до спеціалістів та кількості фахівців, які працюють на посадах (для закладів, які надають хірургічну допомогу новонародженим):</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52">
      <w:pPr>
        <w:keepNext w:val="1"/>
        <w:keepLines w:val="1"/>
        <w:pBdr>
          <w:top w:space="0" w:sz="0" w:val="nil"/>
          <w:left w:space="0" w:sz="0" w:val="nil"/>
          <w:bottom w:space="0" w:sz="0" w:val="nil"/>
          <w:right w:space="0" w:sz="0" w:val="nil"/>
          <w:between w:space="0" w:sz="0" w:val="nil"/>
        </w:pBdr>
        <w:shd w:fill="ffffff" w:val="clear"/>
        <w:spacing w:after="0" w:lineRule="auto"/>
        <w:ind w:left="36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53">
      <w:pPr>
        <w:keepNext w:val="1"/>
        <w:keepLines w:val="1"/>
        <w:numPr>
          <w:ilvl w:val="0"/>
          <w:numId w:val="322"/>
        </w:numPr>
        <w:pBdr>
          <w:top w:space="0" w:sz="0" w:val="nil"/>
          <w:left w:space="0" w:sz="0" w:val="nil"/>
          <w:bottom w:space="0" w:sz="0" w:val="nil"/>
          <w:right w:space="0" w:sz="0" w:val="nil"/>
          <w:between w:space="0" w:sz="0" w:val="nil"/>
        </w:pBdr>
        <w:shd w:fill="ffffff" w:val="clear"/>
        <w:spacing w:after="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 ЗОЗ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54">
      <w:pPr>
        <w:keepNext w:val="1"/>
        <w:keepLines w:val="1"/>
        <w:numPr>
          <w:ilvl w:val="0"/>
          <w:numId w:val="59"/>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Лікар-нейрохірург дитячий, та/або та/або лікар-отоларинголог дитячий, та/або лікар-офтальмолог дитячий, та/або лікар-уролог дитячий, та/або лікар-хірург дитячий, та/або лікар-хірург серцево-судинний, та/або лікар-хірург торакальний, та/або лікар-хірург щелепно-лицевий – щонайменше 4 особи із зазначеного переліку, </w:t>
      </w: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і з яких за основним місцем роботи в цьому ЗОЗ, та </w:t>
      </w:r>
      <w:r w:rsidDel="00000000" w:rsidR="00000000" w:rsidRPr="00000000">
        <w:rPr>
          <w:rFonts w:ascii="Times New Roman" w:cs="Times New Roman" w:eastAsia="Times New Roman" w:hAnsi="Times New Roman"/>
          <w:sz w:val="24"/>
          <w:szCs w:val="24"/>
          <w:rtl w:val="0"/>
        </w:rPr>
        <w:t xml:space="preserve">2 або</w:t>
      </w:r>
      <w:r w:rsidDel="00000000" w:rsidR="00000000" w:rsidRPr="00000000">
        <w:rPr>
          <w:rFonts w:ascii="Times New Roman" w:cs="Times New Roman" w:eastAsia="Times New Roman" w:hAnsi="Times New Roman"/>
          <w:color w:val="000000"/>
          <w:sz w:val="24"/>
          <w:szCs w:val="24"/>
          <w:rtl w:val="0"/>
        </w:rPr>
        <w:t xml:space="preserve"> за основним місцем роботи в цьому ЗОЗ, або за сумісництвом.</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55">
      <w:pPr>
        <w:keepNext w:val="1"/>
        <w:keepLines w:val="1"/>
        <w:numPr>
          <w:ilvl w:val="0"/>
          <w:numId w:val="59"/>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Лікар-анестезіолог дитячий - щонайменше 4 особи (з урахуванням кількості осіб анестезіологів дитячих в основних вимогах), </w:t>
      </w: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 з яких за основним місцем роботи в цьому ЗОЗ, та </w:t>
      </w: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  а</w:t>
      </w:r>
      <w:r w:rsidDel="00000000" w:rsidR="00000000" w:rsidRPr="00000000">
        <w:rPr>
          <w:rFonts w:ascii="Times New Roman" w:cs="Times New Roman" w:eastAsia="Times New Roman" w:hAnsi="Times New Roman"/>
          <w:sz w:val="24"/>
          <w:szCs w:val="24"/>
          <w:rtl w:val="0"/>
        </w:rPr>
        <w:t xml:space="preserve">бо </w:t>
      </w:r>
      <w:r w:rsidDel="00000000" w:rsidR="00000000" w:rsidRPr="00000000">
        <w:rPr>
          <w:rFonts w:ascii="Times New Roman" w:cs="Times New Roman" w:eastAsia="Times New Roman" w:hAnsi="Times New Roman"/>
          <w:color w:val="000000"/>
          <w:sz w:val="24"/>
          <w:szCs w:val="24"/>
          <w:rtl w:val="0"/>
        </w:rPr>
        <w:t xml:space="preserve">за основним місцем роботи в цьому ЗОЗ, або за сумісництвом</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56">
      <w:pPr>
        <w:keepNext w:val="1"/>
        <w:keepLines w:val="1"/>
        <w:numPr>
          <w:ilvl w:val="0"/>
          <w:numId w:val="59"/>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Сестра медична</w:t>
      </w:r>
      <w:sdt>
        <w:sdtPr>
          <w:id w:val="-1439832856"/>
          <w:tag w:val="goog_rdk_170"/>
        </w:sdtPr>
        <w:sdtContent>
          <w:del w:author="Julia" w:id="84" w:date="2026-05-18T09:27:44Z">
            <w:r w:rsidDel="00000000" w:rsidR="00000000" w:rsidRPr="00000000">
              <w:rPr>
                <w:rFonts w:ascii="Times New Roman" w:cs="Times New Roman" w:eastAsia="Times New Roman" w:hAnsi="Times New Roman"/>
                <w:color w:val="000000"/>
                <w:sz w:val="24"/>
                <w:szCs w:val="24"/>
                <w:rtl w:val="0"/>
              </w:rPr>
              <w:delText xml:space="preserve"> </w:delText>
            </w:r>
            <w:r w:rsidDel="00000000" w:rsidR="00000000" w:rsidRPr="00000000">
              <w:rPr>
                <w:rFonts w:ascii="Times New Roman" w:cs="Times New Roman" w:eastAsia="Times New Roman" w:hAnsi="Times New Roman"/>
                <w:sz w:val="24"/>
                <w:szCs w:val="24"/>
                <w:rtl w:val="0"/>
              </w:rPr>
              <w:delText xml:space="preserve">операційна </w:delText>
            </w:r>
          </w:del>
        </w:sdtContent>
      </w:sdt>
      <w:sdt>
        <w:sdtPr>
          <w:id w:val="-1597600137"/>
          <w:tag w:val="goog_rdk_171"/>
        </w:sdtPr>
        <w:sdtContent>
          <w:ins w:author="Julia" w:id="84" w:date="2026-05-18T09:27:44Z">
            <w:sdt>
              <w:sdtPr>
                <w:id w:val="-1966007779"/>
                <w:tag w:val="goog_rdk_172"/>
              </w:sdtPr>
              <w:sdtContent>
                <w:del w:author="Julia" w:id="84" w:date="2026-05-18T09:27:44Z">
                  <w:r w:rsidDel="00000000" w:rsidR="00000000" w:rsidRPr="00000000">
                    <w:rPr>
                      <w:rFonts w:ascii="Times New Roman" w:cs="Times New Roman" w:eastAsia="Times New Roman" w:hAnsi="Times New Roman"/>
                      <w:sz w:val="24"/>
                      <w:szCs w:val="24"/>
                      <w:rtl w:val="0"/>
                    </w:rPr>
                    <w:delText xml:space="preserve">/ </w:delText>
                  </w:r>
                </w:del>
              </w:sdtContent>
            </w:sdt>
          </w:ins>
        </w:sdtContent>
      </w:sdt>
      <w:sdt>
        <w:sdtPr>
          <w:id w:val="-1712337101"/>
          <w:tag w:val="goog_rdk_173"/>
        </w:sdtPr>
        <w:sdtContent>
          <w:del w:author="Julia" w:id="84" w:date="2026-05-18T09:27:44Z">
            <w:r w:rsidDel="00000000" w:rsidR="00000000" w:rsidRPr="00000000">
              <w:rPr>
                <w:rFonts w:ascii="Times New Roman" w:cs="Times New Roman" w:eastAsia="Times New Roman" w:hAnsi="Times New Roman"/>
                <w:color w:val="000000"/>
                <w:sz w:val="24"/>
                <w:szCs w:val="24"/>
                <w:rtl w:val="0"/>
              </w:rPr>
              <w:delText xml:space="preserve">(</w:delText>
            </w:r>
          </w:del>
        </w:sdtContent>
      </w:sdt>
      <w:r w:rsidDel="00000000" w:rsidR="00000000" w:rsidRPr="00000000">
        <w:rPr>
          <w:rFonts w:ascii="Times New Roman" w:cs="Times New Roman" w:eastAsia="Times New Roman" w:hAnsi="Times New Roman"/>
          <w:color w:val="000000"/>
          <w:sz w:val="24"/>
          <w:szCs w:val="24"/>
          <w:rtl w:val="0"/>
        </w:rPr>
        <w:t xml:space="preserve">брат медичний операційн</w:t>
      </w:r>
      <w:sdt>
        <w:sdtPr>
          <w:id w:val="117099799"/>
          <w:tag w:val="goog_rdk_174"/>
        </w:sdtPr>
        <w:sdtContent>
          <w:ins w:author="Julia" w:id="85" w:date="2026-05-18T09:27:50Z"/>
          <w:sdt>
            <w:sdtPr>
              <w:id w:val="-282799432"/>
              <w:tag w:val="goog_rdk_175"/>
            </w:sdtPr>
            <w:sdtContent>
              <w:ins w:author="Julia" w:id="85" w:date="2026-05-18T09:27:50Z">
                <w:r w:rsidDel="00000000" w:rsidR="00000000" w:rsidRPr="00000000">
                  <w:rPr>
                    <w:rFonts w:ascii="Times New Roman" w:cs="Times New Roman" w:eastAsia="Times New Roman" w:hAnsi="Times New Roman"/>
                    <w:sz w:val="24"/>
                    <w:szCs w:val="24"/>
                    <w:rtl w:val="0"/>
                    <w:rPrChange w:author="Julia" w:id="86" w:date="2026-05-18T09:27:50Z">
                      <w:rPr>
                        <w:rFonts w:ascii="Times New Roman" w:cs="Times New Roman" w:eastAsia="Times New Roman" w:hAnsi="Times New Roman"/>
                        <w:color w:val="000000"/>
                        <w:sz w:val="24"/>
                        <w:szCs w:val="24"/>
                      </w:rPr>
                    </w:rPrChange>
                  </w:rPr>
                  <w:t xml:space="preserve">а </w:t>
                </w:r>
              </w:ins>
            </w:sdtContent>
          </w:sdt>
          <w:ins w:author="Julia" w:id="85" w:date="2026-05-18T09:27:50Z"/>
        </w:sdtContent>
      </w:sdt>
      <w:sdt>
        <w:sdtPr>
          <w:id w:val="-1278417097"/>
          <w:tag w:val="goog_rdk_176"/>
        </w:sdtPr>
        <w:sdtContent>
          <w:del w:author="Julia" w:id="85" w:date="2026-05-18T09:27:50Z">
            <w:r w:rsidDel="00000000" w:rsidR="00000000" w:rsidRPr="00000000">
              <w:rPr>
                <w:rFonts w:ascii="Times New Roman" w:cs="Times New Roman" w:eastAsia="Times New Roman" w:hAnsi="Times New Roman"/>
                <w:color w:val="000000"/>
                <w:sz w:val="24"/>
                <w:szCs w:val="24"/>
                <w:rtl w:val="0"/>
              </w:rPr>
              <w:delText xml:space="preserve">ий) </w:delText>
            </w:r>
          </w:del>
        </w:sdtContent>
      </w:sdt>
      <w:r w:rsidDel="00000000" w:rsidR="00000000" w:rsidRPr="00000000">
        <w:rPr>
          <w:rFonts w:ascii="Times New Roman" w:cs="Times New Roman" w:eastAsia="Times New Roman" w:hAnsi="Times New Roman"/>
          <w:color w:val="000000"/>
          <w:sz w:val="24"/>
          <w:szCs w:val="24"/>
          <w:rtl w:val="0"/>
        </w:rPr>
        <w:t xml:space="preserve"> – щонайменше 4 особи, які працюють або за основним місцем роботи в цьому ЗОЗ, або за сумісництвом.</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57">
      <w:pPr>
        <w:keepNext w:val="1"/>
        <w:keepLines w:val="1"/>
        <w:numPr>
          <w:ilvl w:val="0"/>
          <w:numId w:val="59"/>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Сестра медична </w:t>
      </w:r>
      <w:sdt>
        <w:sdtPr>
          <w:id w:val="-1860856320"/>
          <w:tag w:val="goog_rdk_177"/>
        </w:sdtPr>
        <w:sdtContent>
          <w:ins w:author="Julia" w:id="87" w:date="2026-05-18T09:27:57Z"/>
          <w:sdt>
            <w:sdtPr>
              <w:id w:val="-1157209899"/>
              <w:tag w:val="goog_rdk_178"/>
            </w:sdtPr>
            <w:sdtContent>
              <w:ins w:author="Julia" w:id="87" w:date="2026-05-18T09:27:57Z">
                <w:r w:rsidDel="00000000" w:rsidR="00000000" w:rsidRPr="00000000">
                  <w:rPr>
                    <w:rFonts w:ascii="Times New Roman" w:cs="Times New Roman" w:eastAsia="Times New Roman" w:hAnsi="Times New Roman"/>
                    <w:sz w:val="24"/>
                    <w:szCs w:val="24"/>
                    <w:rtl w:val="0"/>
                    <w:rPrChange w:author="Julia" w:id="88" w:date="2026-05-18T09:27:57Z">
                      <w:rPr>
                        <w:rFonts w:ascii="Times New Roman" w:cs="Times New Roman" w:eastAsia="Times New Roman" w:hAnsi="Times New Roman"/>
                        <w:color w:val="000000"/>
                        <w:sz w:val="24"/>
                        <w:szCs w:val="24"/>
                      </w:rPr>
                    </w:rPrChange>
                  </w:rPr>
                  <w:t xml:space="preserve">/ </w:t>
                </w:r>
              </w:ins>
            </w:sdtContent>
          </w:sdt>
          <w:ins w:author="Julia" w:id="87" w:date="2026-05-18T09:27:57Z"/>
        </w:sdtContent>
      </w:sdt>
      <w:sdt>
        <w:sdtPr>
          <w:id w:val="-630492492"/>
          <w:tag w:val="goog_rdk_179"/>
        </w:sdtPr>
        <w:sdtContent>
          <w:del w:author="Julia" w:id="87" w:date="2026-05-18T09:27:57Z">
            <w:r w:rsidDel="00000000" w:rsidR="00000000" w:rsidRPr="00000000">
              <w:rPr>
                <w:rFonts w:ascii="Times New Roman" w:cs="Times New Roman" w:eastAsia="Times New Roman" w:hAnsi="Times New Roman"/>
                <w:color w:val="000000"/>
                <w:sz w:val="24"/>
                <w:szCs w:val="24"/>
                <w:rtl w:val="0"/>
              </w:rPr>
              <w:delText xml:space="preserve">(</w:delText>
            </w:r>
          </w:del>
        </w:sdtContent>
      </w:sdt>
      <w:r w:rsidDel="00000000" w:rsidR="00000000" w:rsidRPr="00000000">
        <w:rPr>
          <w:rFonts w:ascii="Times New Roman" w:cs="Times New Roman" w:eastAsia="Times New Roman" w:hAnsi="Times New Roman"/>
          <w:color w:val="000000"/>
          <w:sz w:val="24"/>
          <w:szCs w:val="24"/>
          <w:rtl w:val="0"/>
        </w:rPr>
        <w:t xml:space="preserve">брат медичний</w:t>
      </w:r>
      <w:sdt>
        <w:sdtPr>
          <w:id w:val="856565005"/>
          <w:tag w:val="goog_rdk_180"/>
        </w:sdtPr>
        <w:sdtContent>
          <w:del w:author="Julia" w:id="89" w:date="2026-05-18T09:27:58Z">
            <w:r w:rsidDel="00000000" w:rsidR="00000000" w:rsidRPr="00000000">
              <w:rPr>
                <w:rFonts w:ascii="Times New Roman" w:cs="Times New Roman" w:eastAsia="Times New Roman" w:hAnsi="Times New Roman"/>
                <w:color w:val="000000"/>
                <w:sz w:val="24"/>
                <w:szCs w:val="24"/>
                <w:rtl w:val="0"/>
              </w:rPr>
              <w:delText xml:space="preserve">)</w:delText>
            </w:r>
          </w:del>
        </w:sdtContent>
      </w:sdt>
      <w:sdt>
        <w:sdtPr>
          <w:id w:val="1352600702"/>
          <w:tag w:val="goog_rdk_181"/>
        </w:sdtPr>
        <w:sdtContent>
          <w:ins w:author="Julia" w:id="89" w:date="2026-05-18T09:27:58Z">
            <w:r w:rsidDel="00000000" w:rsidR="00000000" w:rsidRPr="00000000">
              <w:rPr>
                <w:rFonts w:ascii="Times New Roman" w:cs="Times New Roman" w:eastAsia="Times New Roman" w:hAnsi="Times New Roman"/>
                <w:color w:val="000000"/>
                <w:sz w:val="24"/>
                <w:szCs w:val="24"/>
                <w:rtl w:val="0"/>
              </w:rPr>
              <w:t xml:space="preserve"> - </w:t>
            </w:r>
          </w:ins>
        </w:sdtContent>
      </w:sdt>
      <w:r w:rsidDel="00000000" w:rsidR="00000000" w:rsidRPr="00000000">
        <w:rPr>
          <w:rFonts w:ascii="Times New Roman" w:cs="Times New Roman" w:eastAsia="Times New Roman" w:hAnsi="Times New Roman"/>
          <w:color w:val="000000"/>
          <w:sz w:val="24"/>
          <w:szCs w:val="24"/>
          <w:rtl w:val="0"/>
        </w:rPr>
        <w:t xml:space="preserve"> анестезист – щонайменше 4 особи, які працюють або за основним місцем роботи в цьому ЗОЗ, або за сумісництвом.</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58">
      <w:pPr>
        <w:keepNext w:val="1"/>
        <w:keepLines w:val="1"/>
        <w:pBdr>
          <w:top w:space="0" w:sz="0" w:val="nil"/>
          <w:left w:space="0" w:sz="0" w:val="nil"/>
          <w:bottom w:space="0" w:sz="0" w:val="nil"/>
          <w:right w:space="0" w:sz="0" w:val="nil"/>
          <w:between w:space="0" w:sz="0" w:val="nil"/>
        </w:pBdr>
        <w:shd w:fill="ffffff" w:val="clear"/>
        <w:spacing w:after="240" w:lineRule="auto"/>
        <w:ind w:left="72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59">
      <w:pPr>
        <w:keepNext w:val="1"/>
        <w:keepLines w:val="1"/>
        <w:pBdr>
          <w:top w:space="0" w:sz="0" w:val="nil"/>
          <w:left w:space="0" w:sz="0" w:val="nil"/>
          <w:bottom w:space="0" w:sz="0" w:val="nil"/>
          <w:right w:space="0" w:sz="0" w:val="nil"/>
          <w:between w:space="0" w:sz="0" w:val="nil"/>
        </w:pBdr>
        <w:shd w:fill="ffffff" w:val="clear"/>
        <w:spacing w:after="0" w:befor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Вимоги до переліку обладнання: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5A">
      <w:pPr>
        <w:keepNext w:val="1"/>
        <w:keepLines w:val="1"/>
        <w:pBdr>
          <w:top w:space="0" w:sz="0" w:val="nil"/>
          <w:left w:space="0" w:sz="0" w:val="nil"/>
          <w:bottom w:space="0" w:sz="0" w:val="nil"/>
          <w:right w:space="0" w:sz="0" w:val="nil"/>
          <w:between w:space="0" w:sz="0" w:val="nil"/>
        </w:pBdr>
        <w:shd w:fill="ffffff" w:val="clear"/>
        <w:spacing w:after="0" w:lineRule="auto"/>
        <w:ind w:left="36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w:t>
        <w:tab/>
        <w:t xml:space="preserve">У ЗОЗ (цілодобовий доступ)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5B">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w:t>
        <w:tab/>
        <w:t xml:space="preserve">резервне джерело електропостачання;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5C">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w:t>
        <w:tab/>
        <w:t xml:space="preserve">автоматичне перемикальне комутаційне обладнання відповідно до ДСТУ IEC 60947-6-1: 2007</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5D">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w:t>
        <w:tab/>
        <w:t xml:space="preserve">гематологічний аналізатор;</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5E">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w:t>
        <w:tab/>
        <w:t xml:space="preserve">аналізатор газів крові;</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5F">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   </w:t>
        <w:tab/>
        <w:t xml:space="preserve">коагуляційний аналізатор;</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60">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    біохімічний аналізатор;</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61">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  </w:t>
        <w:tab/>
        <w:t xml:space="preserve">система ультразвукової візуалізації, зокрема на основі ефекту Доплера, з неонатальними датчиками, включаючи лінійний датчик.</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62">
      <w:pPr>
        <w:keepNext w:val="1"/>
        <w:keepLines w:val="1"/>
        <w:pBdr>
          <w:top w:space="0" w:sz="0" w:val="nil"/>
          <w:left w:space="0" w:sz="0" w:val="nil"/>
          <w:bottom w:space="0" w:sz="0" w:val="nil"/>
          <w:right w:space="0" w:sz="0" w:val="nil"/>
          <w:between w:space="0" w:sz="0" w:val="nil"/>
        </w:pBdr>
        <w:shd w:fill="ffffff" w:val="clear"/>
        <w:spacing w:after="0" w:lineRule="auto"/>
        <w:ind w:left="2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w:t>
        <w:tab/>
        <w:t xml:space="preserve">За місцем надання медичних послуг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63">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w:t>
        <w:tab/>
        <w:t xml:space="preserve">автоматичне перемикальне комутаційне обладнання відповідно до ДСТУ IEC 60947-6-1: 2007;</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64">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w:t>
        <w:tab/>
        <w:t xml:space="preserve">резервне джерело електропостачання;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65">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w:t>
        <w:tab/>
        <w:t xml:space="preserve">система рентгенівська діагностична портативна.</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66">
      <w:pPr>
        <w:keepNext w:val="1"/>
        <w:keepLines w:val="1"/>
        <w:pBdr>
          <w:top w:space="0" w:sz="0" w:val="nil"/>
          <w:left w:space="0" w:sz="0" w:val="nil"/>
          <w:bottom w:space="0" w:sz="0" w:val="nil"/>
          <w:right w:space="0" w:sz="0" w:val="nil"/>
          <w:between w:space="0" w:sz="0" w:val="nil"/>
        </w:pBdr>
        <w:shd w:fill="ffffff" w:val="clear"/>
        <w:spacing w:after="0" w:befor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У відділенні</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блоці інтенсивної терапії новонароджених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67">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w:t>
        <w:tab/>
        <w:t xml:space="preserve">приєднання внутрішніх мереж відділення до автономного резервного джерела електропостачання відповідно до нормативно-технічних документів;</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68">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w:t>
        <w:tab/>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69">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w:t>
        <w:tab/>
        <w:t xml:space="preserve">централізована система постачання стисненого повітря;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6A">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w:t>
        <w:tab/>
        <w:t xml:space="preserve">апарат штучної вентиляції легенів для новонароджених – щонайменше </w:t>
      </w:r>
      <w:r w:rsidDel="00000000" w:rsidR="00000000" w:rsidRPr="00000000">
        <w:rPr>
          <w:rFonts w:ascii="Times New Roman" w:cs="Times New Roman" w:eastAsia="Times New Roman" w:hAnsi="Times New Roman"/>
          <w:b w:val="1"/>
          <w:bCs w:val="1"/>
          <w:color w:val="00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(додатково для закладів ІІІ рівня надання перинатальної допомоги та дитячих лікарень – щонайменше 3)</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6B">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   </w:t>
        <w:tab/>
        <w:t xml:space="preserve">апарат для неінвазивної ШВЛ (додатковий апарат, якщо така опція відсутня в апараті ШВЛ) – щонайменше 2;</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6C">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   апарат n-CPAP (додатковий апарат, якщо така опція відсутня в апараті ШВЛ) та/або апарат високопоточної назальної оксигенації для новонароджених – щонайменше 2;</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6D">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  </w:t>
        <w:tab/>
        <w:t xml:space="preserve">апарат штучної вентиляції легенів високочастотний (додатковий апарат, якщо така опція відсутня в апараті ШВЛ) </w:t>
      </w:r>
      <w:r w:rsidDel="00000000" w:rsidR="00000000" w:rsidRPr="00000000">
        <w:rPr>
          <w:rFonts w:ascii="Times New Roman" w:cs="Times New Roman" w:eastAsia="Times New Roman" w:hAnsi="Times New Roman"/>
          <w:i w:val="1"/>
          <w:iCs w:val="1"/>
          <w:color w:val="000000"/>
          <w:sz w:val="24"/>
          <w:szCs w:val="24"/>
          <w:rtl w:val="0"/>
        </w:rPr>
        <w:t xml:space="preserve">(для закладів ІІІ рівня надання перинатальної допомоги та дитячих лікарень)</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6E">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  </w:t>
        <w:tab/>
        <w:t xml:space="preserve">апарат штучної вентиляції легенів з опцією неінвазивної дихальної підтримки для транспортування новонароджених;</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6F">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інкубатори закриті – щонайменше 2 </w:t>
      </w:r>
      <w:r w:rsidDel="00000000" w:rsidR="00000000" w:rsidRPr="00000000">
        <w:rPr>
          <w:rFonts w:ascii="Times New Roman" w:cs="Times New Roman" w:eastAsia="Times New Roman" w:hAnsi="Times New Roman"/>
          <w:i w:val="1"/>
          <w:iCs w:val="1"/>
          <w:color w:val="000000"/>
          <w:sz w:val="24"/>
          <w:szCs w:val="24"/>
          <w:rtl w:val="0"/>
        </w:rPr>
        <w:t xml:space="preserve">(додатково для закладів ІІІ рівня надання перинатальної допомоги – щонайменше 1);</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70">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   інкубатори відкриті – щонайменше 2 </w:t>
      </w:r>
      <w:r w:rsidDel="00000000" w:rsidR="00000000" w:rsidRPr="00000000">
        <w:rPr>
          <w:rFonts w:ascii="Times New Roman" w:cs="Times New Roman" w:eastAsia="Times New Roman" w:hAnsi="Times New Roman"/>
          <w:i w:val="1"/>
          <w:iCs w:val="1"/>
          <w:color w:val="000000"/>
          <w:sz w:val="24"/>
          <w:szCs w:val="24"/>
          <w:rtl w:val="0"/>
        </w:rPr>
        <w:t xml:space="preserve">(додатково для закладів ІІІ рівня надання перинатальної допомоги та дитячих лікарень –  щонайменше 1)</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71">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  </w:t>
        <w:tab/>
        <w:t xml:space="preserve">система моніторингу фізіологічних показників одного пацієнта (неінвазивний АТ, ЧСС, ЕКГ, SpO2, t) – щонайменше 3 </w:t>
      </w:r>
      <w:r w:rsidDel="00000000" w:rsidR="00000000" w:rsidRPr="00000000">
        <w:rPr>
          <w:rFonts w:ascii="Times New Roman" w:cs="Times New Roman" w:eastAsia="Times New Roman" w:hAnsi="Times New Roman"/>
          <w:i w:val="1"/>
          <w:iCs w:val="1"/>
          <w:color w:val="000000"/>
          <w:sz w:val="24"/>
          <w:szCs w:val="24"/>
          <w:rtl w:val="0"/>
        </w:rPr>
        <w:t xml:space="preserve">(додатково для закладів ІІІ рівня надання перинатальної допомоги та дитячих лікарень –  щонайменше 1)</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72">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     електронний сфігмоманометр або опція в поліфункціональному моніторі – щонайменше 3;</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73">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w:t>
        <w:tab/>
        <w:t xml:space="preserve">пульсоксиметр – щонайменше 4;</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74">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  </w:t>
        <w:tab/>
        <w:t xml:space="preserve">аспіратор (відсмоктувач) – щонайменше 3 </w:t>
      </w:r>
      <w:r w:rsidDel="00000000" w:rsidR="00000000" w:rsidRPr="00000000">
        <w:rPr>
          <w:rFonts w:ascii="Times New Roman" w:cs="Times New Roman" w:eastAsia="Times New Roman" w:hAnsi="Times New Roman"/>
          <w:i w:val="1"/>
          <w:iCs w:val="1"/>
          <w:color w:val="000000"/>
          <w:sz w:val="24"/>
          <w:szCs w:val="24"/>
          <w:rtl w:val="0"/>
        </w:rPr>
        <w:t xml:space="preserve">(додатково для закладів ІІІ рівня надання перинатальної допомоги та дитячих лікарень – щонайменше 2)</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75">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w:t>
        <w:tab/>
        <w:t xml:space="preserve">автоматичний дозатор лікувальних речовин та/або інфузійний насос (помповий інфузомат) – щонайменше 18 каналів для проведення інфузійної терапії;</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76">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  </w:t>
        <w:tab/>
        <w:t xml:space="preserve">ваги електронні для новонароджених – щонайменше 2;</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77">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q.  </w:t>
        <w:tab/>
        <w:t xml:space="preserve">амплітудно-інтегрований електроенцефалограф </w:t>
      </w:r>
      <w:r w:rsidDel="00000000" w:rsidR="00000000" w:rsidRPr="00000000">
        <w:rPr>
          <w:rFonts w:ascii="Times New Roman" w:cs="Times New Roman" w:eastAsia="Times New Roman" w:hAnsi="Times New Roman"/>
          <w:sz w:val="24"/>
          <w:szCs w:val="24"/>
          <w:rtl w:val="0"/>
        </w:rPr>
        <w:t xml:space="preserve">та/або апарат стандартної електроенцефалографії;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78">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w:t>
      </w:r>
      <w:r w:rsidDel="00000000" w:rsidR="00000000" w:rsidRPr="00000000">
        <w:rPr>
          <w:rFonts w:ascii="Times New Roman" w:cs="Times New Roman" w:eastAsia="Times New Roman" w:hAnsi="Times New Roman"/>
          <w:sz w:val="24"/>
          <w:szCs w:val="24"/>
          <w:rtl w:val="0"/>
        </w:rPr>
        <w:t xml:space="preserve">о</w:t>
      </w:r>
      <w:r w:rsidDel="00000000" w:rsidR="00000000" w:rsidRPr="00000000">
        <w:rPr>
          <w:rFonts w:ascii="Times New Roman" w:cs="Times New Roman" w:eastAsia="Times New Roman" w:hAnsi="Times New Roman"/>
          <w:color w:val="000000"/>
          <w:sz w:val="24"/>
          <w:szCs w:val="24"/>
          <w:rtl w:val="0"/>
        </w:rPr>
        <w:t xml:space="preserve">бладнання для проведення лікувальної гіпотермії:</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79">
      <w:pPr>
        <w:keepNext w:val="1"/>
        <w:keepLines w:val="1"/>
        <w:pBdr>
          <w:top w:space="0" w:sz="0" w:val="nil"/>
          <w:left w:space="0" w:sz="0" w:val="nil"/>
          <w:bottom w:space="0" w:sz="0" w:val="nil"/>
          <w:right w:space="0" w:sz="0" w:val="nil"/>
          <w:between w:space="0" w:sz="0" w:val="nil"/>
        </w:pBdr>
        <w:shd w:fill="ffffff" w:val="clear"/>
        <w:spacing w:after="0" w:lineRule="auto"/>
        <w:ind w:left="170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електронний ректальний термометр;</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7A">
      <w:pPr>
        <w:keepNext w:val="1"/>
        <w:keepLines w:val="1"/>
        <w:pBdr>
          <w:top w:space="0" w:sz="0" w:val="nil"/>
          <w:left w:space="0" w:sz="0" w:val="nil"/>
          <w:bottom w:space="0" w:sz="0" w:val="nil"/>
          <w:right w:space="0" w:sz="0" w:val="nil"/>
          <w:between w:space="0" w:sz="0" w:val="nil"/>
        </w:pBdr>
        <w:shd w:fill="ffffff" w:val="clear"/>
        <w:spacing w:after="0" w:lineRule="auto"/>
        <w:ind w:left="17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засоби охолодження (гелеві пакети, мішки з льодом, грілки, вентилятор тощо) або обладнання для проведення системної (охолодження всього тіла) або селективної (краніоцеребральної) гіпотермії (щонайменше одна опція з двох останніх</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для закладів ІІІ рівня надання перинатальної допомоги)</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7B">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   </w:t>
        <w:tab/>
        <w:t xml:space="preserve">лампа фототерапії – щонайменше 2 </w:t>
      </w:r>
      <w:r w:rsidDel="00000000" w:rsidR="00000000" w:rsidRPr="00000000">
        <w:rPr>
          <w:rFonts w:ascii="Times New Roman" w:cs="Times New Roman" w:eastAsia="Times New Roman" w:hAnsi="Times New Roman"/>
          <w:i w:val="1"/>
          <w:iCs w:val="1"/>
          <w:color w:val="000000"/>
          <w:sz w:val="24"/>
          <w:szCs w:val="24"/>
          <w:rtl w:val="0"/>
        </w:rPr>
        <w:t xml:space="preserve">(додатково для закладів ІІІ рівня надання перинатальної допомоги та дитячих лікарень – щонайменше 1)</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7C">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    електричні молоковідсмоктувачі– щонайменше 2;</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7D">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  </w:t>
        <w:tab/>
        <w:t xml:space="preserve">реанімаційний мішок для новонароджених – щонайменше 6;</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7E">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  </w:t>
        <w:tab/>
        <w:t xml:space="preserve">лікарняний кисневий/повітряний газовий змішувач – щонайменше 3;</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7F">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w:t>
        <w:tab/>
        <w:t xml:space="preserve">ларингоскоп з клинками 00, 0, 1 – щонайменше 2;</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80">
      <w:pPr>
        <w:keepNext w:val="1"/>
        <w:keepLines w:val="1"/>
        <w:pBdr>
          <w:top w:space="0" w:sz="0" w:val="nil"/>
          <w:left w:space="0" w:sz="0" w:val="nil"/>
          <w:bottom w:space="0" w:sz="0" w:val="nil"/>
          <w:right w:space="0" w:sz="0" w:val="nil"/>
          <w:between w:space="0" w:sz="0" w:val="nil"/>
        </w:pBdr>
        <w:shd w:fill="ffffff" w:val="clear"/>
        <w:spacing w:after="240" w:lineRule="auto"/>
        <w:ind w:left="144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81">
      <w:pPr>
        <w:keepNext w:val="1"/>
        <w:keepLines w:val="1"/>
        <w:pBdr>
          <w:top w:space="0" w:sz="0" w:val="nil"/>
          <w:left w:space="0" w:sz="0" w:val="nil"/>
          <w:bottom w:space="0" w:sz="0" w:val="nil"/>
          <w:right w:space="0" w:sz="0" w:val="nil"/>
          <w:between w:space="0" w:sz="0" w:val="nil"/>
        </w:pBdr>
        <w:shd w:fill="ffffff" w:val="clear"/>
        <w:spacing w:after="0" w:lineRule="auto"/>
        <w:ind w:left="700" w:hanging="54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У відділенні постінтенсивного виходжування для новонароджених та/або постнатального догляду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82">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w:t>
        <w:tab/>
        <w:t xml:space="preserve">приєднання внутрішніх мереж відділення до автономного резервного джерела електропостачання відповідно до нормативно-технічних документів;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83">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w:t>
        <w:tab/>
        <w:t xml:space="preserve">централізована та/або змішана та/або децентралізована система постачання кисню з наявністю кисневих вихідних точок (розеток) у 40% ліжок відділення;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84">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w:t>
        <w:tab/>
        <w:t xml:space="preserve">реанімаційний мішок для новонароджених – щонайменше 1 на ліжко;</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85">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w:t>
        <w:tab/>
        <w:t xml:space="preserve">ларингоскоп з клинками 00, 0, 1;</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86">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   </w:t>
        <w:tab/>
        <w:t xml:space="preserve">ваги електронні для новонароджених;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87">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    пульсоксиметр  – щонайменше 2;</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88">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  </w:t>
        <w:tab/>
        <w:t xml:space="preserve">аудіометр;</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89">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  </w:t>
        <w:tab/>
        <w:t xml:space="preserve">глюкометр;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8A">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білірубінометр транскутантний;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8B">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   термометр безконтактний;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8C">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  </w:t>
        <w:tab/>
        <w:t xml:space="preserve">крісло для кенгурування;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8D">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    позиціонери для новонароджених;</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8E">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w:t>
        <w:tab/>
        <w:t xml:space="preserve">електричні молоковідсмоктувачі – щонайменше 2.</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8F">
      <w:pPr>
        <w:keepNext w:val="1"/>
        <w:keepLines w:val="1"/>
        <w:pBdr>
          <w:top w:space="0" w:sz="0" w:val="nil"/>
          <w:left w:space="0" w:sz="0" w:val="nil"/>
          <w:bottom w:space="0" w:sz="0" w:val="nil"/>
          <w:right w:space="0" w:sz="0" w:val="nil"/>
          <w:between w:space="0" w:sz="0" w:val="nil"/>
        </w:pBdr>
        <w:shd w:fill="ffffff" w:val="clear"/>
        <w:spacing w:after="0" w:befor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Додаткові вимоги до переліку обладнання: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90">
      <w:pPr>
        <w:keepNext w:val="1"/>
        <w:keepLines w:val="1"/>
        <w:pBdr>
          <w:top w:space="0" w:sz="0" w:val="nil"/>
          <w:left w:space="0" w:sz="0" w:val="nil"/>
          <w:bottom w:space="0" w:sz="0" w:val="nil"/>
          <w:right w:space="0" w:sz="0" w:val="nil"/>
          <w:between w:space="0" w:sz="0" w:val="nil"/>
        </w:pBdr>
        <w:shd w:fill="ffffff" w:val="clear"/>
        <w:spacing w:after="0" w:lineRule="auto"/>
        <w:ind w:left="36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У ЗОЗ для забезпечення роботи виїзної неонатологічної бригади невідкладної медичної допомоги та інтенсивної терапії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91">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w:t>
        <w:tab/>
        <w:t xml:space="preserve">наявність автомобіля швидкої медичної допомоги типу С відповідно до стандартів ДСТУ 1789:2015 та/або ДСТУ 1789:2019, оснащеного відповідно до галузевих стандартів у сфері охорони здоров’я;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92">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w:t>
        <w:tab/>
        <w:t xml:space="preserve">транспортний інкубатор із серво-контролем температури тіла дитини;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93">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w:t>
        <w:tab/>
        <w:t xml:space="preserve">повітряний або гідроматрац з підігрівом;</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94">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w:t>
        <w:tab/>
        <w:t xml:space="preserve">сертифіковані та повірені балон(и) з киснем і редуктором (запас кисню – мінімум на 2 години);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95">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   </w:t>
        <w:tab/>
        <w:t xml:space="preserve">сертифіковані та повірені балони з киснем об’ємом 2-10 л для транспортного інкубатора;</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96">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    компресор або балон(и) з повітрям (запас повітря – мінімум на 2 години);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97">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  </w:t>
        <w:tab/>
        <w:t xml:space="preserve">апарат для штучної вентиляції легенів, ручний, неонатальний (реанімаційний мішок для новонароджених);</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98">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  </w:t>
        <w:tab/>
        <w:t xml:space="preserve">ларингоскоп з клинками 00, 0, 1, запасними батарейками і лампочками;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99">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апарат штучної вентиляції легенів для новонароджених з живленням від бортової електромережі автомобіля та від акумуляторів;</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9A">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    аспіратор (відсмоктувач) портативний електричний;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9B">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  </w:t>
        <w:tab/>
        <w:t xml:space="preserve">аспіратор (відсмоктувач) портативний з механічним приводом;</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9C">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    автоматичний дозатор лікувальних речовин – щонайменше 2;</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9D">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w:t>
        <w:tab/>
        <w:t xml:space="preserve">пульсоксиметр;</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9E">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  </w:t>
        <w:tab/>
        <w:t xml:space="preserve">портативний поліфункціональний монітор (частота дихання, SрО2, ЧСС, ЕКГ, АТ) з візуальними і слуховими сигналами тривоги;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9F">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w:t>
        <w:tab/>
        <w:t xml:space="preserve">термометр безконтактний;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A0">
      <w:pPr>
        <w:keepNext w:val="1"/>
        <w:keepLines w:val="1"/>
        <w:pBdr>
          <w:top w:space="0" w:sz="0" w:val="nil"/>
          <w:left w:space="0" w:sz="0" w:val="nil"/>
          <w:bottom w:space="0" w:sz="0" w:val="nil"/>
          <w:right w:space="0" w:sz="0" w:val="nil"/>
          <w:between w:space="0" w:sz="0" w:val="nil"/>
        </w:pBdr>
        <w:shd w:fill="ffffff" w:val="clear"/>
        <w:spacing w:after="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  </w:t>
        <w:tab/>
        <w:t xml:space="preserve">глюкометр.</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A1">
      <w:pPr>
        <w:keepNext w:val="1"/>
        <w:keepLines w:val="1"/>
        <w:pBdr>
          <w:top w:space="0" w:sz="0" w:val="nil"/>
          <w:left w:space="0" w:sz="0" w:val="nil"/>
          <w:bottom w:space="0" w:sz="0" w:val="nil"/>
          <w:right w:space="0" w:sz="0" w:val="nil"/>
          <w:between w:space="0" w:sz="0" w:val="nil"/>
        </w:pBdr>
        <w:shd w:fill="ffffff" w:val="clear"/>
        <w:spacing w:after="0" w:befor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Інші вимоги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A2">
      <w:pPr>
        <w:keepNext w:val="1"/>
        <w:keepLines w:val="1"/>
        <w:numPr>
          <w:ilvl w:val="0"/>
          <w:numId w:val="11"/>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ліцензії на провадження господарської діяльності з медичної практики за спеціальністю неонатологія та дитяча анестезіологія.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A3">
      <w:pPr>
        <w:keepNext w:val="1"/>
        <w:keepLines w:val="1"/>
        <w:numPr>
          <w:ilvl w:val="0"/>
          <w:numId w:val="11"/>
        </w:numPr>
        <w:pBdr>
          <w:top w:space="0" w:sz="0" w:val="nil"/>
          <w:left w:space="0" w:sz="0" w:val="nil"/>
          <w:bottom w:space="0" w:sz="0" w:val="nil"/>
          <w:right w:space="0" w:sz="0" w:val="nil"/>
          <w:between w:space="0" w:sz="0" w:val="nil"/>
        </w:pBdr>
        <w:shd w:fill="ffffff" w:val="clea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A4">
      <w:pPr>
        <w:keepNext w:val="1"/>
        <w:keepLines w:val="1"/>
        <w:numPr>
          <w:ilvl w:val="0"/>
          <w:numId w:val="11"/>
        </w:numPr>
        <w:pBdr>
          <w:top w:space="0" w:sz="0" w:val="nil"/>
          <w:left w:space="0" w:sz="0" w:val="nil"/>
          <w:bottom w:space="0" w:sz="0" w:val="nil"/>
          <w:right w:space="0" w:sz="0" w:val="nil"/>
          <w:between w:space="0" w:sz="0" w:val="nil"/>
        </w:pBdr>
        <w:shd w:fill="ffffff" w:val="clear"/>
        <w:spacing w:after="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A5">
      <w:pPr>
        <w:keepNext w:val="1"/>
        <w:keepLines w:val="1"/>
        <w:pBdr>
          <w:top w:space="0" w:sz="0" w:val="nil"/>
          <w:left w:space="0" w:sz="0" w:val="nil"/>
          <w:bottom w:space="0" w:sz="0" w:val="nil"/>
          <w:right w:space="0" w:sz="0" w:val="nil"/>
          <w:between w:space="0" w:sz="0" w:val="nil"/>
        </w:pBdr>
        <w:shd w:fill="ffffff" w:val="clear"/>
        <w:spacing w:after="0" w:befor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Додаткові інші вимоги</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(для закладів, які надають хірургічну допомогу)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A6">
      <w:pPr>
        <w:keepNext w:val="1"/>
        <w:keepLines w:val="1"/>
        <w:pBdr>
          <w:top w:space="0" w:sz="0" w:val="nil"/>
          <w:left w:space="0" w:sz="0" w:val="nil"/>
          <w:bottom w:space="0" w:sz="0" w:val="nil"/>
          <w:right w:space="0" w:sz="0" w:val="nil"/>
          <w:between w:space="0" w:sz="0" w:val="nil"/>
        </w:pBdr>
        <w:shd w:fill="ffffff" w:val="clea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00"/>
          <w:sz w:val="24"/>
          <w:szCs w:val="24"/>
          <w:rtl w:val="0"/>
        </w:rPr>
        <w:t xml:space="preserve">1. Наявність ліцензії на провадження господарської діяльності з медичної практики за спеціальністю/остями дитяча хірургія та/або дитяча урологія та/або дитяча отолар</w:t>
      </w:r>
      <w:r w:rsidDel="00000000" w:rsidR="00000000" w:rsidRPr="00000000">
        <w:rPr>
          <w:rFonts w:ascii="Times New Roman" w:cs="Times New Roman" w:eastAsia="Times New Roman" w:hAnsi="Times New Roman"/>
          <w:sz w:val="24"/>
          <w:szCs w:val="24"/>
          <w:rtl w:val="0"/>
        </w:rPr>
        <w:t xml:space="preserve">ингологія та/або  дитяча офтальмологія та/або дитяча ортопедія і травматологія та/або дитяча нейрохірургія та/або серцево-судинна хірургія, та/або торакальна хірургія.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A7">
      <w:pPr>
        <w:keepNext w:val="1"/>
        <w:keepLines w:val="1"/>
        <w:pBdr>
          <w:top w:space="0" w:sz="0" w:val="nil"/>
          <w:left w:space="0" w:sz="0" w:val="nil"/>
          <w:bottom w:space="0" w:sz="0" w:val="nil"/>
          <w:right w:space="0" w:sz="0" w:val="nil"/>
          <w:between w:space="0" w:sz="0" w:val="nil"/>
        </w:pBdr>
        <w:shd w:fill="ffffff" w:val="clea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A8">
      <w:pPr>
        <w:keepNext w:val="1"/>
        <w:keepLines w:val="1"/>
        <w:pBdr>
          <w:top w:space="0" w:sz="0" w:val="nil"/>
          <w:left w:space="0" w:sz="0" w:val="nil"/>
          <w:bottom w:space="0" w:sz="0" w:val="nil"/>
          <w:right w:space="0" w:sz="0" w:val="nil"/>
          <w:between w:space="0" w:sz="0" w:val="nil"/>
        </w:pBdr>
        <w:shd w:fill="ffffff" w:val="clear"/>
        <w:spacing w:after="0" w:lineRule="auto"/>
        <w:jc w:val="both"/>
        <w:rPr>
          <w:rFonts w:ascii="Times New Roman" w:cs="Times New Roman" w:eastAsia="Times New Roman" w:hAnsi="Times New Roman"/>
          <w:sz w:val="24"/>
          <w:szCs w:val="24"/>
        </w:rPr>
      </w:pPr>
      <w:bookmarkStart w:colFirst="0" w:colLast="0" w:name="_heading=h.jxxn0tg9266" w:id="10"/>
      <w:bookmarkEnd w:id="10"/>
      <w:r w:rsidDel="00000000" w:rsidR="00000000" w:rsidRPr="00000000">
        <w:rPr>
          <w:rFonts w:ascii="Times New Roman" w:cs="Times New Roman" w:eastAsia="Times New Roman" w:hAnsi="Times New Roman"/>
          <w:i w:val="1"/>
          <w:iCs w:val="1"/>
          <w:sz w:val="24"/>
          <w:szCs w:val="24"/>
          <w:rtl w:val="0"/>
        </w:rPr>
        <w:t xml:space="preserve">Індикатори, за відповідності яким,  відбувається  укладення договорів </w:t>
      </w:r>
      <w:sdt>
        <w:sdtPr>
          <w:id w:val="1432391978"/>
          <w:tag w:val="goog_rdk_182"/>
        </w:sdtPr>
        <w:sdtContent>
          <w:commentRangeStart w:id="37"/>
        </w:sdtContent>
      </w:sdt>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commentRangeEnd w:id="37"/>
      <w:r w:rsidDel="00000000" w:rsidR="00000000" w:rsidRPr="00000000">
        <w:commentReference w:id="37"/>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A9">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Кількість переведених </w:t>
      </w:r>
      <w:r w:rsidDel="00000000" w:rsidR="00000000" w:rsidRPr="00000000">
        <w:rPr>
          <w:rFonts w:ascii="Times New Roman" w:cs="Times New Roman" w:eastAsia="Times New Roman" w:hAnsi="Times New Roman"/>
          <w:i w:val="1"/>
          <w:iCs w:val="1"/>
          <w:sz w:val="24"/>
          <w:szCs w:val="24"/>
          <w:highlight w:val="white"/>
          <w:rtl w:val="0"/>
        </w:rPr>
        <w:t xml:space="preserve">до інших надавачів медичних послуг</w:t>
      </w:r>
      <w:r w:rsidDel="00000000" w:rsidR="00000000" w:rsidRPr="00000000">
        <w:rPr>
          <w:rFonts w:ascii="Times New Roman" w:cs="Times New Roman" w:eastAsia="Times New Roman" w:hAnsi="Times New Roman"/>
          <w:i w:val="1"/>
          <w:iCs w:val="1"/>
          <w:sz w:val="24"/>
          <w:szCs w:val="24"/>
          <w:rtl w:val="0"/>
        </w:rPr>
        <w:t xml:space="preserve"> немовлят не перевищує 15% </w:t>
      </w:r>
      <w:r w:rsidDel="00000000" w:rsidR="00000000" w:rsidRPr="00000000">
        <w:rPr>
          <w:rFonts w:ascii="Times New Roman" w:cs="Times New Roman" w:eastAsia="Times New Roman" w:hAnsi="Times New Roman"/>
          <w:i w:val="1"/>
          <w:iCs w:val="1"/>
          <w:sz w:val="24"/>
          <w:szCs w:val="24"/>
          <w:highlight w:val="white"/>
          <w:rtl w:val="0"/>
        </w:rPr>
        <w:t xml:space="preserve"> від усіх пролікованих немовлят</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AA">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AB">
      <w:pPr>
        <w:shd w:fill="ffffff" w:val="clea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6AC">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