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5">
      <w:pPr>
        <w:pStyle w:val="Heading1"/>
        <w:spacing w:before="240" w:line="240" w:lineRule="auto"/>
        <w:jc w:val="center"/>
        <w:rPr>
          <w:color w:val="000000"/>
        </w:rPr>
      </w:pPr>
      <w:bookmarkStart w:colFirst="0" w:colLast="0" w:name="_heading=h.wwdf8qv0vqv6" w:id="27"/>
      <w:bookmarkEnd w:id="27"/>
      <w:r w:rsidDel="00000000" w:rsidR="00000000" w:rsidRPr="00000000">
        <w:rPr>
          <w:rFonts w:ascii="Times New Roman" w:cs="Times New Roman" w:eastAsia="Times New Roman" w:hAnsi="Times New Roman"/>
          <w:sz w:val="24"/>
          <w:szCs w:val="24"/>
          <w:highlight w:val="white"/>
          <w:rtl w:val="0"/>
        </w:rPr>
        <w:t xml:space="preserve">14.ЦИСТОСКОПІЯ</w:t>
      </w:r>
      <w:r w:rsidDel="00000000" w:rsidR="00000000" w:rsidRPr="00000000">
        <w:rPr>
          <w:color w:val="0000ff"/>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6">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7">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8">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Консультація пацієнта/пацієнтки лікарем-анестезіологом перед анестезіологічним забезпеченням з метою виявлення протипоказань або інших важливих аспектів щодо гарантування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9">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Діагностична цистоскопія (уретроцистоскопія) для візуального огляду стінок уретри, сечового міхура і вічок сечоводів без проведення ендоскопічних маніпуляцій.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A">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Цистоскопія (уретроцистоскопія) для візуального огляду стінок уретри, сечового міхура і вічок сечоводів з ендоскопічною маніпуляцією (зокрема, взяттям матеріалу для гістологічного дослідження) та/або ендоскопічною операцією.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B">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Забезпечення місцевої або загальної анестезії.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C">
      <w:pPr>
        <w:keepLines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Забір біопсійного матеріалу, видача направлення, зокрема електронного, та організація транспортування біопсійного матеріалу, взятого під час проведення процедури, в лабораторію для проведення прижиттєвої патологоанатомічної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D">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E">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F">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0">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Запис результатів обстеження (фото/відеофіксація) на цифровий носій пацієнта/пацієнтки (за бажанням).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1">
      <w:pPr>
        <w:keepLines w:val="1"/>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2">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ЦИСТОСКОПІЯ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3">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4">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5">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6">
      <w:pPr>
        <w:keepLines w:val="1"/>
        <w:numPr>
          <w:ilvl w:val="0"/>
          <w:numId w:val="61"/>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7">
      <w:pPr>
        <w:keepLines w:val="1"/>
        <w:numPr>
          <w:ilvl w:val="0"/>
          <w:numId w:val="6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лікаря-спеціаліста та вік пацієнта/пацієнтки – від 50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8">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9">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Забезпечення фотофіксації усього дослідження (щонайменше 5 знімків, що зберігаються в медичній документації) та/або повної відеофіксації зі зберіганням цифрових фото/відеоматеріалів протягом 2 років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A">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Забезпечення проведення прижиттєвої патологоанатомічної діагностики у закладі охорони здоров’я (ЗОЗ) або забезпечення транспортування біопсійного або іншого біологічного матеріалу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патологоанатомічне бюро/центр, для проведення патогістологічного/цитологічного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B">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кімнати/зони для спостереження за станом пацієнтів після ендоскопічного дослідження/втручання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C">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highlight w:val="white"/>
          <w:rtl w:val="0"/>
        </w:rPr>
        <w:t xml:space="preserve">Наявність окремого приміщення для проведення очищення, дезінфекції/стерилізації цистоскопів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D">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E">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3F">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0">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1">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2">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3">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4">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5">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6">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Лікар-уролог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7">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1014875665"/>
          <w:tag w:val="goog_rdk_227"/>
        </w:sdtPr>
        <w:sdtContent>
          <w:ins w:author="Julia" w:id="111" w:date="2026-05-18T11:39:05Z">
            <w:r w:rsidDel="00000000" w:rsidR="00000000" w:rsidRPr="00000000">
              <w:rPr>
                <w:rFonts w:ascii="Times New Roman" w:cs="Times New Roman" w:eastAsia="Times New Roman" w:hAnsi="Times New Roman"/>
                <w:sz w:val="24"/>
                <w:szCs w:val="24"/>
                <w:rtl w:val="0"/>
              </w:rPr>
              <w:t xml:space="preserve">/ </w:t>
            </w:r>
          </w:ins>
        </w:sdtContent>
      </w:sdt>
      <w:sdt>
        <w:sdtPr>
          <w:id w:val="9634519"/>
          <w:tag w:val="goog_rdk_228"/>
        </w:sdtPr>
        <w:sdtContent>
          <w:del w:author="Julia" w:id="111" w:date="2026-05-18T11:39:0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241886795"/>
          <w:tag w:val="goog_rdk_229"/>
        </w:sdtPr>
        <w:sdtContent>
          <w:del w:author="Julia" w:id="112" w:date="2026-05-18T11:39:0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8">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9">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 щонайменше 1 особа, яка працює або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A">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B">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(кабінет)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D">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E">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ендоскопічної візуалізації з цистоскопом або відеоцистоскопом;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4F">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крісло гінекологічне та/або операційний стіл-трансформер;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0">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1">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2">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3">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4">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5">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(за місцем розташування кабінету)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6">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7">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8">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9">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A">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B">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урологія,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D">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E">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5F">
      <w:pPr>
        <w:keepLines w:val="1"/>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0">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1">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