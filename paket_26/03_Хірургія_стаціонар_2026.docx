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DC">
      <w:pPr>
        <w:pStyle w:val="Heading1"/>
        <w:keepNext w:val="0"/>
        <w:shd w:fill="ffffff" w:val="clear"/>
        <w:spacing w:after="0" w:before="240" w:line="240" w:lineRule="auto"/>
        <w:jc w:val="center"/>
        <w:rPr>
          <w:rFonts w:ascii="Times New Roman" w:cs="Times New Roman" w:eastAsia="Times New Roman" w:hAnsi="Times New Roman"/>
          <w:sz w:val="24"/>
          <w:szCs w:val="24"/>
        </w:rPr>
      </w:pPr>
      <w:bookmarkStart w:colFirst="0" w:colLast="0" w:name="_heading=h.k4i9fzsnq4c6" w:id="2"/>
      <w:bookmarkEnd w:id="2"/>
      <w:r w:rsidDel="00000000" w:rsidR="00000000" w:rsidRPr="00000000">
        <w:rPr>
          <w:rFonts w:ascii="Times New Roman" w:cs="Times New Roman" w:eastAsia="Times New Roman" w:hAnsi="Times New Roman"/>
          <w:sz w:val="24"/>
          <w:szCs w:val="24"/>
          <w:rtl w:val="0"/>
        </w:rPr>
        <w:t xml:space="preserve">3.ХІРУРГІЧНІ ОПЕРАЦІЇ ДОРОСЛИМ ТА ДІТЯМ У СТАЦІОНАРНИХ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DD">
      <w:pPr>
        <w:keepLines w:val="1"/>
        <w:shd w:fill="ffffff" w:val="clear"/>
        <w:spacing w:after="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DE">
      <w:pPr>
        <w:keepLines w:val="1"/>
        <w:shd w:fill="ffffff" w:val="clear"/>
        <w:spacing w:after="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DF">
      <w:pPr>
        <w:keepLines w:val="1"/>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E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  Первинний огляд пацієнта/пацієнтки лікарем з визначенням його/її маршрутизації.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E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  Проведення лабораторних обстежень,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E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розгорнутий клінічний аналіз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E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 визначення групи крові і резус-фактора;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E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біохімічний аналіз крові (загальний білок, альфа-амілаза, аспартатамінотрансфераза (АсАТ), аланінамінотрансфераза (АлАТ), білірубін і його фракції (загальний, прямий, непрямий), креатинін, прокальцитонін (кількісне визначення), сечовина, сечова кислота, електроліти (натрій, калій, магній, кальцій, хлор));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E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коагуляційний гемостаз (тромбіновий час, активований частковий (парціальний) тромбопластиновий час (АЧТЧ, АПТЧ), міжнародне нормалізоване відношення (МНВ));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E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глюкоза в цільній крові або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E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С-реактивний білок (CРБ, кількісне визначення);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E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дослідження спинномозкової рідини;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E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тестування на гепатити, ВІЛ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E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загальний аналіз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E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w:t>
        <w:tab/>
        <w:t xml:space="preserve">бактеріологічні дослідження з визначенням якісного і кількісного складу мікроорганізмів та їх чутливість до антимікробних препаратів;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E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w:t>
        <w:tab/>
        <w:t xml:space="preserve">патогістологічні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E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w:t>
        <w:tab/>
        <w:t xml:space="preserve">цитологічні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E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w:t>
        <w:tab/>
        <w:t xml:space="preserve">інші лабораторні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E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Проведення інструментальних обстежень,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F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електрокардіографія (ЕКГ);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F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ультразвукові дослідження, зокрема, із проведенням доплерографії та ехокардіографії;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F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ендоскопічні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F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рентгенологічні дослідження;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F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інші інструментальні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F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Передопераційний огляд пацієнта/пацієнтки лікарем-анестезіологом або лікарем-анестезіологом дитячим (за умови надання допомоги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F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Проведення пацієнту/пацієнтці усього спектру хірургічних втручань (відкритих, ендоваскулярних, транскутанних, ендоскопічних, лапароскопічних </w:t>
      </w:r>
      <w:r w:rsidDel="00000000" w:rsidR="00000000" w:rsidRPr="00000000">
        <w:rPr>
          <w:rFonts w:ascii="Times New Roman" w:cs="Times New Roman" w:eastAsia="Times New Roman" w:hAnsi="Times New Roman"/>
          <w:sz w:val="24"/>
          <w:szCs w:val="24"/>
          <w:rtl w:val="0"/>
        </w:rPr>
        <w:t xml:space="preserve">тощо</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F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Своєчасне знеболення, анестезіологічне забезпечення, за необхідності – процедурна седація, на всіх етапах діагностики та лікування, цілодобовий доступ до ненаркотичних та наркотичних знеболювальних засобів. Забезпечення анестезії та анестезіологічного моніторингу під час проведення хірургічних операцій та обстежень.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F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Проведення інтенсивної терапії пацієнту/пацієнтці у випадку виникнення у нього/неї загрозливих для життя станів.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F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tab/>
        <w:t xml:space="preserve">Забезпечення післяопераційного моніторингу та подальшої медикаментозної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F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tab/>
        <w:t xml:space="preserve">Наявність рішення мультидисциплінарної онкологічної групи спеціалістів (консиліуму) (лікаря-радіолога або лікаря з променевої терапії, лікаря-онколога, лікаря-хірурга-онколога або </w:t>
      </w:r>
      <w:sdt>
        <w:sdtPr>
          <w:id w:val="1788842730"/>
          <w:tag w:val="goog_rdk_14"/>
        </w:sdtPr>
        <w:sdtContent>
          <w:ins w:author="Julia" w:id="2" w:date="2026-05-14T13:01:26Z"/>
          <w:sdt>
            <w:sdtPr>
              <w:id w:val="1555347337"/>
              <w:tag w:val="goog_rdk_15"/>
            </w:sdtPr>
            <w:sdtContent>
              <w:ins w:author="Julia" w:id="2" w:date="2026-05-14T13:01:26Z">
                <w:r w:rsidDel="00000000" w:rsidR="00000000" w:rsidRPr="00000000">
                  <w:rPr>
                    <w:rFonts w:ascii="Times New Roman" w:cs="Times New Roman" w:eastAsia="Times New Roman" w:hAnsi="Times New Roman"/>
                    <w:sz w:val="24"/>
                    <w:szCs w:val="24"/>
                    <w:rtl w:val="0"/>
                    <w:rPrChange w:author="Julia" w:id="3" w:date="2026-05-14T13:01:26Z">
                      <w:rPr>
                        <w:rFonts w:ascii="Times New Roman" w:cs="Times New Roman" w:eastAsia="Times New Roman" w:hAnsi="Times New Roman"/>
                        <w:sz w:val="24"/>
                        <w:szCs w:val="24"/>
                      </w:rPr>
                    </w:rPrChange>
                  </w:rPr>
                  <w:t xml:space="preserve">лікар-гінеколог-онколог </w:t>
                </w:r>
              </w:ins>
            </w:sdtContent>
          </w:sdt>
          <w:ins w:author="Julia" w:id="2" w:date="2026-05-14T13:01:26Z"/>
        </w:sdtContent>
      </w:sdt>
      <w:sdt>
        <w:sdtPr>
          <w:id w:val="-1740720358"/>
          <w:tag w:val="goog_rdk_16"/>
        </w:sdtPr>
        <w:sdtContent>
          <w:del w:author="Julia" w:id="2" w:date="2026-05-14T13:01:26Z"/>
          <w:sdt>
            <w:sdtPr>
              <w:id w:val="-1883090377"/>
              <w:tag w:val="goog_rdk_17"/>
            </w:sdtPr>
            <w:sdtContent>
              <w:del w:author="Julia" w:id="2" w:date="2026-05-14T13:01:26Z">
                <w:r w:rsidDel="00000000" w:rsidR="00000000" w:rsidRPr="00000000">
                  <w:rPr>
                    <w:rFonts w:ascii="Times New Roman" w:cs="Times New Roman" w:eastAsia="Times New Roman" w:hAnsi="Times New Roman"/>
                    <w:sz w:val="24"/>
                    <w:szCs w:val="24"/>
                    <w:rtl w:val="0"/>
                    <w:rPrChange w:author="Julia" w:id="3" w:date="2026-05-14T13:01:26Z">
                      <w:rPr>
                        <w:rFonts w:ascii="Times New Roman" w:cs="Times New Roman" w:eastAsia="Times New Roman" w:hAnsi="Times New Roman"/>
                        <w:sz w:val="24"/>
                        <w:szCs w:val="24"/>
                      </w:rPr>
                    </w:rPrChange>
                  </w:rPr>
                  <w:delText xml:space="preserve">лікаря-онкогінеколога</w:delText>
                </w:r>
              </w:del>
            </w:sdtContent>
          </w:sdt>
          <w:del w:author="Julia" w:id="2" w:date="2026-05-14T13:01:26Z"/>
        </w:sdtContent>
      </w:sdt>
      <w:r w:rsidDel="00000000" w:rsidR="00000000" w:rsidRPr="00000000">
        <w:rPr>
          <w:rFonts w:ascii="Times New Roman" w:cs="Times New Roman" w:eastAsia="Times New Roman" w:hAnsi="Times New Roman"/>
          <w:sz w:val="24"/>
          <w:szCs w:val="24"/>
          <w:rtl w:val="0"/>
        </w:rPr>
        <w:t xml:space="preserve"> або лікаря-уролога або лікаря-нейрохірурга відповідно до локалізації захворювання) щодо планового оперативного втручання через злоякісне новоутворення. У випадку виявлення новоутворення під час ургентного або планового оперативного втручання – проведення забору гістологічного матеріалу та гістологічного дослідження та направлення пацієнта/пацієнтки з підозрою на онкологічне захворювання з висновками гістологічного дослідження на мультидисциплінарний (онкологічний) консиліум (групу спеціалістів).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F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tab/>
        <w:t xml:space="preserve">Забезпечення лікарськими засобами,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F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tab/>
        <w:t xml:space="preserve">Забезпечення цілодобового лікарського спостереження та медсестринського догляду за пацієнтом/пацієнткою.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F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tab/>
        <w:t xml:space="preserve">Проведення консультацій лікарями інших спеціальностей.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F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t>
        <w:tab/>
        <w:t xml:space="preserve">Надання пацієнтам послуг з реабілітації в гострому періоді реабілітації (за відсутності протипоказань) у стаціонарних умовах та направлення пацієнта/пацієнтки для отримання реабілітаційної допомоги у післягострому періоді реабілітації.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F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t>
        <w:tab/>
        <w:t xml:space="preserve">Направлення пацієнта/пацієнтки за наявності показань в інші заклади охорони здоров'я (ЗОЗ)/підрозділи для надання їм спеціалізованої та паліативної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0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tab/>
        <w:t xml:space="preserve">Проведення заходів із профілактики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0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t>
        <w:tab/>
        <w:t xml:space="preserve">Забезпечення надання медичної допомоги засобами телемедицини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телеметрії).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0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t>
        <w:tab/>
        <w:t xml:space="preserve">Забезпечення харчуванням в умовах стаціонару.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0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w:t>
        <w:tab/>
        <w:t xml:space="preserve">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0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05">
      <w:pPr>
        <w:keepLines w:val="1"/>
        <w:shd w:fill="ffffff" w:val="clea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Додаткові вимоги до обсягу медичних послуг, який надавач зобов’язується надавати за договором відповідно до медичних потреб пацієнта/пацієнтки (специфікація) (для надання медичної допомоги дорослим):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0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Проведення інструментальних обстежень пацієнту/пацієнтці відповідно до галузевих стандартів у сфері охорони здоров’я,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0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комп’ютерної томографії (зокрема, з внутрішньовенним контрастуванням) та/або магнітно-резонансної томографії (зокрема, з внутрішньовенним контрастуванням) - для надавачів медичних послуг, що надають планову хірургічну допомогу та цілодобове проведення - для надавачів медичних послуг, що надають ургентну хірургічну допомогу;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0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ангіографії - для надавачів, що надають багатопрофільну медичну допомогу, зокрема ургентну хірургічну;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0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СКТ ангіографії - для надавачів, що надають багатопрофільну медичну допомогу,  зокрема ургентну хірургічну.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0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Цілодобове проведення інструментальних ендоскопічних досліджень та ендоскопічних втручань в умовах стаціонару – для надавачів, що надають ургентну хірургічну допомогу.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0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Цілодобове проведення лабораторних досліджень 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0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0D">
      <w:pPr>
        <w:keepLines w:val="1"/>
        <w:shd w:fill="ffffff" w:val="clea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Додатковий обсяг медичних послуг, який надавач медичних послуг зобов’язується надавати за договором відповідно до медичних потреб пацієнта/пацієнтки (специфікація) (для надання медичної допомоги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0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Проведення необхідних інструментальних обстежень відповідно до галузевих стандартів у сфері охорони здоров’я, зокрема комп’ютерної томографії (зокрема, з внутрішньовенним контрастуванням) із забезпеченням цілодобового доступу.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0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Цілодобове проведення інструментальних ендоскопічних досліджень в умовах стаціонару.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1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Цілодобове проведення лабораторних досліджень 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1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Проведення хірургічних втручань новонародженим.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1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Надання медичної допомоги при опіках усіх ступенів тяжкості у дітей у повному обсязі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1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Надання медичної допомоги при травмах усіх ступенів тяжкості та локалізації ушкоджень у дітей у повному обсязі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1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Надання медичної допомоги дітям у випадку отруєнь та інтоксикацій усіх ступенів тяжкості у повному обсязі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1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tab/>
        <w:t xml:space="preserve">Надання медичної допомоги дітям у випадку виявлення сторонніх тіл в органах чуття, травної системи, системи органів дихання тощо у повному обсязі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1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tab/>
        <w:t xml:space="preserve">Проведення хірургічних втручань на очах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1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18">
      <w:pPr>
        <w:keepLines w:val="1"/>
        <w:shd w:fill="ffffff" w:val="clea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ХІРУРГІЧНІ ОПЕРАЦІЇ ДОРОСЛИМ ТА ДІТЯМ У СТАЦІОНАРНИХ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19">
      <w:pPr>
        <w:keepLines w:val="1"/>
        <w:shd w:fill="ffffff" w:val="clear"/>
        <w:spacing w:after="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1A">
      <w:pPr>
        <w:keepLines w:val="1"/>
        <w:shd w:fill="ffffff" w:val="clear"/>
        <w:spacing w:after="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1B">
      <w:pPr>
        <w:keepLines w:val="1"/>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1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стаціонарно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1D">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1E">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1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направлення лікаря з надання ПМД, якого обрано за декларацією про вибір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2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направлення лікуючого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2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доставлення бригадою екстреної (швидкої)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2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переведення з іншого ЗОЗ/клінічного підрозділу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2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самозвернення у невідкладному стані.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2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25">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2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Наявність приймального відділення з приймально-оглядовим боксом або відділення екстреної (невідкладної) медичної допомоги, обладнаних відповідно до табелю матеріально-технічного оснащення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2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Наявність відділення/палати інтенсивної терапії для проведення цілодобової інтенсивної терапії та моніторингу, обладнаних відповідно до табелю матеріально-технічного оснащення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2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Наявність операційного блоку, обладнаного відповідно до табелю матеріально-технічного оснащення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2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Наявність структурного підрозділу, який проводить очищення, дезінфекцію та стерилізацію медичних виробів обмеженого/багаторазового використання або договору на виконання зазначених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2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Забезпечення проведення лабораторних досліджень, визначених специфікаціями, у ЗОЗ або на умовах договору підряду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2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Забезпечення проведення інструментальних досліджень, визначених специфікаціями, у ЗОЗ, на умовах оренди, підряду та інших умов  користування відповідного обладнання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2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Забезпечення проведення медичної підготовки пацієнтів до діагностичного, лікувально-діагностичного втручання або оперативного лікування, яке не може бути проведене в амбулаторних умовах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2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tab/>
        <w:t xml:space="preserve">Організація забезпечення компонентами та препаратами крові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2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tab/>
        <w:t xml:space="preserve">Наявність рішення мультидисциплінарної (онкологічної) групи спеціалістів (консиліуму) для проведення планових оперативних втручань через злоякісне новоутворення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2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tab/>
        <w:t xml:space="preserve">Забезпечення проведення гістологічного дослідження у ЗОЗ або на умовах договору підряду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3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tab/>
        <w:t xml:space="preserve">Внесення даних до регіонального Канцер-реєстру у випадку виявлення та проведення хірургічного втручання через новоутворення </w:t>
      </w:r>
      <w:sdt>
        <w:sdtPr>
          <w:id w:val="12090571"/>
          <w:tag w:val="goog_rdk_18"/>
        </w:sdtPr>
        <w:sdtContent>
          <w:commentRangeStart w:id="11"/>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3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tab/>
        <w:t xml:space="preserve">Забезпечення права пацієнтів, які перебувають на лікуванні у відділенні інтенсивної терапії, на допуск до них відвідувачів 24 години на добу в будь-який день тижня згідно з правилами, визначеними чинними нормативно-правовими актами </w:t>
      </w:r>
      <w:sdt>
        <w:sdtPr>
          <w:id w:val="1970685362"/>
          <w:tag w:val="goog_rdk_19"/>
        </w:sdtPr>
        <w:sdtContent>
          <w:commentRangeStart w:id="12"/>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commentRangeEnd w:id="12"/>
      <w:r w:rsidDel="00000000" w:rsidR="00000000" w:rsidRPr="00000000">
        <w:commentReference w:id="12"/>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3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t>
        <w:tab/>
        <w:t xml:space="preserve">Взаємодія з іншими надавачами медичних послуг для своєчасного та ефективного надання медичної допомоги пацієнтам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3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t>
        <w:tab/>
        <w:t xml:space="preserve">Забезпечення надання пацієнтам послуг з  реабілітації в гострому періоді реабілітації (за відсутності протипоказань) в стаціонарних умовах та направлення пацієнта/пацієнтки для отримання реабілітаційної допомоги у післягострому періоді реабілітації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3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tab/>
        <w:t xml:space="preserve">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3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t>
        <w:tab/>
        <w:t xml:space="preserve">Інформування пацієнтів щодо можливостей профілактики та лікування, залучення до ухвалення рішень щодо їхнього здоров'я, узгодження плану лікування з пацієнтами відповідно до їхніх очікувань та можливостей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3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Дотримання порядку визначення діагностичних критеріїв  та проведення процедури констатації смерті мозку людини відповідно до чинних нормативно-правових актів. Показник виконання проведення процедури до кінця року має становити не менше 5% від усіх випадків з наявними клінічними підставами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3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w:t>
        <w:tab/>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3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w:t>
        <w:tab/>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3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tab/>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3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t>
        <w:tab/>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3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t>
        <w:tab/>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3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t>
        <w:tab/>
        <w:t xml:space="preserve">Дотримання вимог законодавства у сфері протидії насильству, зокрема виявлення ознак насильства у пацієнтів та повідомлення відповідних служб згідно із чинним законодавством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3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t>
        <w:tab/>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3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tab/>
        <w:t xml:space="preserve">Забезпечення проведення консультацій, зокрема засобами телемедицини  (телеконсультування у режимі реального часу)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3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w:t>
        <w:tab/>
        <w:t xml:space="preserve">Забезпечення 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чинних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4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4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42">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організації надання послуги (для надання медичної допомоги дорослим):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4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Наявність відділення анестезіології та інтенсивної терапії та/або відділення інтенсивної терапії загального профілю для дорослих (щонайменше 12 ліжок)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4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Наявність відділення екстреної (невідкладної) медичної допомоги із забезпеченням перебування пацієнтів у цьому відділенні до 24 годин для надавачів, що надають ургентну хірургічну допомогу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4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Забезпечення цілодобового проведення лабораторних досліджень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4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Забезпечення цілодобового проведення інструментальних досліджень у ЗОЗ - для надавачів медичних послуг, що надають ургентну хірургічну допомогу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4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Забезпечення проведення комп’ютерної томографії (зокрема, з внутрішньовенним контрастуванням)  та/або магнітно-резонансної томографії (зокрема, з внутрішньовенним контрастуванням) у ЗОЗ - для надавачів медичних послуг, що надають планову хірургічну допомогу; цілодобове проведення  зазначених досліджень - для надавачів медичних послуг, що надають ургентну хірургічну медичну допомогу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4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Забезпечення проведення ангіографії у ЗОЗ, що надають багатопрофільну медичну допомогу, зокрема ургентну хірургічну  допомогу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4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Забезпечення проведення СКТ ангіографії у ЗОЗ, що надають багатопрофільну медичну допомогу,  зокрема ургентну хірургічну допомогу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4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tab/>
        <w:t xml:space="preserve">Забезпечення цілодобового проведення інструментальних ендоскопічних досліджень та ендоскопічних втручань для надавачів, що надають ургентну хірургічну допомогу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4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tab/>
        <w:t xml:space="preserve">Забезпечення проведення інтраопераційного нейрофізіологічного моніторингу під час надання нейрохірургічних втручань для надавачів, що надають нейрохірургічну медичну допомогу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4C">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4D">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організації надання послуги (для надання медичної допомоги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4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Наявність відділення анестезіології та інтенсивної терапії та/або відділення інтенсивної терапії для дітей - щонайменше 9 ліжок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4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Наявність хірургічного відділення/відділень  у ЗОЗ із загальною кількістю ліжок - щонайменше 20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5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Забезпечення цілодобового проведення лабораторних та інструментальних досліджень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5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Забезпечення проведення рентгенівської комп'ютерної томографії у ЗОЗ або на умовах оренди, договору підряду та інших умов  користування необхідного обладнання із забезпеченням цілодобового доступу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5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Наявність окремих сімейних палат, обладнаних відповідно до табеля оснащення профільного відділення, для сумісного перебування батьків або членів родини, або інших законних представників разом з дитиною упродовж надання їй медичних послуг та/або реабілітаційних послуг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5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54">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5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5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Лікар-акушер-гінеколог та/або лікар-гінеколог дитячого та підліткового віку, та/або лікар-гінеколог-онколог, та/або лікар-кардіолог інтервенційний, та/або лікар-комбустіолог, та/або лікар-нейрохірург, та/або лікар-нейрохірург дитячий, та/або лікар-онколог, та/або лікар-онколог дитячий, та/або лікар-ортопед-травматолог, та/або лікар-ортопед-травматолог дитячий, та/або лікар-отоларинголог, та/або лікар-отоларинголог дитячий, та/або лікар-отоларинголог-онколог, та/або лікар-офтальмолог, та/або лікар-офтальмолог дитячий, та/або лікар-уролог, та/або лікар-уролог дитячий, та/або лікар-хірург, та/або лікар-хірург дитячий, та/або лікар-хірург-проктолог, та/або лікар-хірург-онколог, та/або лікар-хірург судинний, та/або лікар-хірург серцево-судинний, та/або лікар-хірург торакальний, лікар-стоматолог-хірург та/або лікар-хірург щелепно-лицевий, та/або лікар-хірург пластичний, та/або лікар-хірург</w:t>
      </w:r>
      <w:sdt>
        <w:sdtPr>
          <w:id w:val="-1310496223"/>
          <w:tag w:val="goog_rdk_20"/>
        </w:sdtPr>
        <w:sdtContent>
          <w:ins w:author="Julia" w:id="4" w:date="2026-05-14T13:30:11Z">
            <w:r w:rsidDel="00000000" w:rsidR="00000000" w:rsidRPr="00000000">
              <w:rPr>
                <w:rFonts w:ascii="Times New Roman" w:cs="Times New Roman" w:eastAsia="Times New Roman" w:hAnsi="Times New Roman"/>
                <w:sz w:val="24"/>
                <w:szCs w:val="24"/>
                <w:rtl w:val="0"/>
              </w:rPr>
              <w:t xml:space="preserve">-</w:t>
            </w:r>
          </w:ins>
        </w:sdtContent>
      </w:sdt>
      <w:sdt>
        <w:sdtPr>
          <w:id w:val="-1164075444"/>
          <w:tag w:val="goog_rdk_21"/>
        </w:sdtPr>
        <w:sdtContent>
          <w:del w:author="Julia" w:id="4" w:date="2026-05-14T13:30:11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проктолог, та/або лікар-хірург-дерматолог – щонайменше 4 особи із зазначеного переліку, 2 з яких за основним місцем роботи в цьому ЗОЗ, та 2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5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Сестра медична</w:t>
      </w:r>
      <w:sdt>
        <w:sdtPr>
          <w:id w:val="-2055689536"/>
          <w:tag w:val="goog_rdk_22"/>
        </w:sdtPr>
        <w:sdtContent>
          <w:ins w:author="Julia" w:id="5" w:date="2026-05-14T13:30:50Z">
            <w:r w:rsidDel="00000000" w:rsidR="00000000" w:rsidRPr="00000000">
              <w:rPr>
                <w:rFonts w:ascii="Times New Roman" w:cs="Times New Roman" w:eastAsia="Times New Roman" w:hAnsi="Times New Roman"/>
                <w:sz w:val="24"/>
                <w:szCs w:val="24"/>
                <w:rtl w:val="0"/>
              </w:rPr>
              <w:t xml:space="preserve"> /</w:t>
            </w:r>
          </w:ins>
        </w:sdtContent>
      </w:sdt>
      <w:sdt>
        <w:sdtPr>
          <w:id w:val="-1468967506"/>
          <w:tag w:val="goog_rdk_23"/>
        </w:sdtPr>
        <w:sdtContent>
          <w:del w:author="Julia" w:id="5" w:date="2026-05-14T13:30:50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399864827"/>
          <w:tag w:val="goog_rdk_24"/>
        </w:sdtPr>
        <w:sdtContent>
          <w:del w:author="Julia" w:id="6" w:date="2026-05-14T13:30:56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8 осіб, 4 з яких за основним місцем роботи в цьому ЗОЗ, та 4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5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Сестра медична</w:t>
      </w:r>
      <w:sdt>
        <w:sdtPr>
          <w:id w:val="-1918055425"/>
          <w:tag w:val="goog_rdk_25"/>
        </w:sdtPr>
        <w:sdtContent>
          <w:ins w:author="Julia" w:id="7" w:date="2026-05-14T13:30:59Z">
            <w:r w:rsidDel="00000000" w:rsidR="00000000" w:rsidRPr="00000000">
              <w:rPr>
                <w:rFonts w:ascii="Times New Roman" w:cs="Times New Roman" w:eastAsia="Times New Roman" w:hAnsi="Times New Roman"/>
                <w:sz w:val="24"/>
                <w:szCs w:val="24"/>
                <w:rtl w:val="0"/>
              </w:rPr>
              <w:t xml:space="preserve"> /</w:t>
            </w:r>
          </w:ins>
        </w:sdtContent>
      </w:sdt>
      <w:sdt>
        <w:sdtPr>
          <w:id w:val="544860773"/>
          <w:tag w:val="goog_rdk_26"/>
        </w:sdtPr>
        <w:sdtContent>
          <w:del w:author="Julia" w:id="7" w:date="2026-05-14T13:30:59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490704142"/>
          <w:tag w:val="goog_rdk_27"/>
        </w:sdtPr>
        <w:sdtContent>
          <w:del w:author="Julia" w:id="8" w:date="2026-05-14T13:31:27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операційна – щонайменше 4 особи, 2 з яких за основним місцем роботи в цьому ЗОЗ, та 2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5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5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5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Лікар з ультразвукової діагностики – щонайменше 1 особа, яка працює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5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Лікар-рентгенолог – щонайменше 1 особа, яка працює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5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Лікар-епідеміолог – щонайменше 1 особа, яка працює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5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Лікар</w:t>
      </w:r>
      <w:sdt>
        <w:sdtPr>
          <w:id w:val="1586628784"/>
          <w:tag w:val="goog_rdk_28"/>
        </w:sdtPr>
        <w:sdtContent>
          <w:del w:author="Julia" w:id="9" w:date="2026-05-14T13:38:03Z">
            <w:r w:rsidDel="00000000" w:rsidR="00000000" w:rsidRPr="00000000">
              <w:rPr>
                <w:rFonts w:ascii="Times New Roman" w:cs="Times New Roman" w:eastAsia="Times New Roman" w:hAnsi="Times New Roman"/>
                <w:sz w:val="24"/>
                <w:szCs w:val="24"/>
                <w:rtl w:val="0"/>
              </w:rPr>
              <w:delText xml:space="preserve"> з</w:delText>
            </w:r>
          </w:del>
        </w:sdtContent>
      </w:sdt>
      <w:r w:rsidDel="00000000" w:rsidR="00000000" w:rsidRPr="00000000">
        <w:rPr>
          <w:rFonts w:ascii="Times New Roman" w:cs="Times New Roman" w:eastAsia="Times New Roman" w:hAnsi="Times New Roman"/>
          <w:sz w:val="24"/>
          <w:szCs w:val="24"/>
          <w:rtl w:val="0"/>
        </w:rPr>
        <w:t xml:space="preserve"> фізичної та реабілітаційної медицини та/або лікар з лікувальної фізкультури, та/або лікар з лікувальної фізкультури і спортивної медицини, та/або лікар-фізіотерапевт, та/або фізичний терапевт, та/або ерготерапевт – щонайменше 1 особа із зазначеного переліку,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5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Рентгенолаборант – щонайменше 1 особа, яка працює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6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6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У відділенні/палаті інтенсивної терапії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6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Лікар-анестезіолог та/або лікар-анестезіолог дитячий (за умови надання допомоги дітям) – щонайменше 2 особи із зазначеного переліку, 1 з яких за основним місцем роботи в цьому ЗОЗ, та 1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6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Сестра медична </w:t>
      </w:r>
      <w:sdt>
        <w:sdtPr>
          <w:id w:val="72112224"/>
          <w:tag w:val="goog_rdk_29"/>
        </w:sdtPr>
        <w:sdtContent>
          <w:ins w:author="Julia" w:id="10" w:date="2026-05-14T13:39:35Z">
            <w:r w:rsidDel="00000000" w:rsidR="00000000" w:rsidRPr="00000000">
              <w:rPr>
                <w:rFonts w:ascii="Times New Roman" w:cs="Times New Roman" w:eastAsia="Times New Roman" w:hAnsi="Times New Roman"/>
                <w:sz w:val="24"/>
                <w:szCs w:val="24"/>
                <w:rtl w:val="0"/>
              </w:rPr>
              <w:t xml:space="preserve">/ </w:t>
            </w:r>
          </w:ins>
        </w:sdtContent>
      </w:sdt>
      <w:sdt>
        <w:sdtPr>
          <w:id w:val="-837911168"/>
          <w:tag w:val="goog_rdk_30"/>
        </w:sdtPr>
        <w:sdtContent>
          <w:del w:author="Julia" w:id="10" w:date="2026-05-14T13:39:35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w:t>
      </w:r>
      <w:r w:rsidDel="00000000" w:rsidR="00000000" w:rsidRPr="00000000">
        <w:rPr>
          <w:rFonts w:ascii="Times New Roman" w:cs="Times New Roman" w:eastAsia="Times New Roman" w:hAnsi="Times New Roman"/>
          <w:sz w:val="24"/>
          <w:szCs w:val="24"/>
          <w:rtl w:val="0"/>
        </w:rPr>
        <w:t xml:space="preserve">медичний</w:t>
      </w:r>
      <w:sdt>
        <w:sdtPr>
          <w:id w:val="-423914111"/>
          <w:tag w:val="goog_rdk_31"/>
        </w:sdtPr>
        <w:sdtContent>
          <w:del w:author="Julia" w:id="11" w:date="2026-05-14T13:40:15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w:t>
      </w:r>
      <w:sdt>
        <w:sdtPr>
          <w:id w:val="644969538"/>
          <w:tag w:val="goog_rdk_32"/>
        </w:sdtPr>
        <w:sdtContent>
          <w:ins w:author="Julia" w:id="12" w:date="2026-05-14T13:40:18Z">
            <w:r w:rsidDel="00000000" w:rsidR="00000000" w:rsidRPr="00000000">
              <w:rPr>
                <w:rFonts w:ascii="Times New Roman" w:cs="Times New Roman" w:eastAsia="Times New Roman" w:hAnsi="Times New Roman"/>
                <w:sz w:val="24"/>
                <w:szCs w:val="24"/>
                <w:rtl w:val="0"/>
              </w:rPr>
              <w:t xml:space="preserve">- </w:t>
            </w:r>
          </w:ins>
        </w:sdtContent>
      </w:sdt>
      <w:r w:rsidDel="00000000" w:rsidR="00000000" w:rsidRPr="00000000">
        <w:rPr>
          <w:rFonts w:ascii="Times New Roman" w:cs="Times New Roman" w:eastAsia="Times New Roman" w:hAnsi="Times New Roman"/>
          <w:sz w:val="24"/>
          <w:szCs w:val="24"/>
          <w:rtl w:val="0"/>
        </w:rPr>
        <w:t xml:space="preserve">анестезист</w:t>
      </w:r>
      <w:r w:rsidDel="00000000" w:rsidR="00000000" w:rsidRPr="00000000">
        <w:rPr>
          <w:rFonts w:ascii="Times New Roman" w:cs="Times New Roman" w:eastAsia="Times New Roman" w:hAnsi="Times New Roman"/>
          <w:sz w:val="24"/>
          <w:szCs w:val="24"/>
          <w:rtl w:val="0"/>
        </w:rPr>
        <w:t xml:space="preserve"> – щонайменше 4 особи, 2 з яких за основним місцем роботи в цьому ЗОЗ, та 2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6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65">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Додаткові вимоги до спеціалістів та кількості фахівців, які працюють на посадах (для надання медичної допомоги дорослим):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6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6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Лікар-акушер-гінеколог та/або лікар-гінеколог-онколог, та/або лікар-кардіолог інтервенційний, та/або лікар-комбустіолог, та/або лікар-нейрохірург, та/або лікар-онколог, та/або лікар-ортопед-травматолог, та/або лікар-отоларинголог, та/або лікар-отоларинголог-онколог, та/або лікар-офтальмолог, та/або лікар-уролог, та/або лікар-хірург, та/або лікар-хірург-проктолог, та/або лікар-хірург-онколог, та/або лікар-хірург судинний, та/або лікар-хірург серцево-судинний, та/або лікар-хірург торакальний, та/або лікар-стоматолог-хірург, та/або лікар-хірург щелепно-лицевий, та/або лікар-хірург пластичний, та/або лікар-хірург</w:t>
      </w:r>
      <w:sdt>
        <w:sdtPr>
          <w:id w:val="1131461162"/>
          <w:tag w:val="goog_rdk_33"/>
        </w:sdtPr>
        <w:sdtContent>
          <w:ins w:author="Julia" w:id="13" w:date="2026-05-15T09:10:18Z">
            <w:r w:rsidDel="00000000" w:rsidR="00000000" w:rsidRPr="00000000">
              <w:rPr>
                <w:rFonts w:ascii="Times New Roman" w:cs="Times New Roman" w:eastAsia="Times New Roman" w:hAnsi="Times New Roman"/>
                <w:sz w:val="24"/>
                <w:szCs w:val="24"/>
                <w:rtl w:val="0"/>
              </w:rPr>
              <w:t xml:space="preserve"> -</w:t>
            </w:r>
          </w:ins>
        </w:sdtContent>
      </w:sdt>
      <w:r w:rsidDel="00000000" w:rsidR="00000000" w:rsidRPr="00000000">
        <w:rPr>
          <w:rFonts w:ascii="Times New Roman" w:cs="Times New Roman" w:eastAsia="Times New Roman" w:hAnsi="Times New Roman"/>
          <w:sz w:val="24"/>
          <w:szCs w:val="24"/>
          <w:rtl w:val="0"/>
        </w:rPr>
        <w:t xml:space="preserve"> проктолог, та/або лікар-хірург-дерматолог – щонайменше 16 осіб із зазначеного переліку додатково до основного переліку, 8 з яких за основним місцем роботи в цьому ЗОЗ, та 8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6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Сестра медична </w:t>
      </w:r>
      <w:sdt>
        <w:sdtPr>
          <w:id w:val="1561636702"/>
          <w:tag w:val="goog_rdk_34"/>
        </w:sdtPr>
        <w:sdtContent>
          <w:ins w:author="Julia" w:id="14" w:date="2026-05-15T09:10:38Z">
            <w:r w:rsidDel="00000000" w:rsidR="00000000" w:rsidRPr="00000000">
              <w:rPr>
                <w:rFonts w:ascii="Times New Roman" w:cs="Times New Roman" w:eastAsia="Times New Roman" w:hAnsi="Times New Roman"/>
                <w:sz w:val="24"/>
                <w:szCs w:val="24"/>
                <w:rtl w:val="0"/>
              </w:rPr>
              <w:t xml:space="preserve">/ </w:t>
            </w:r>
          </w:ins>
        </w:sdtContent>
      </w:sdt>
      <w:sdt>
        <w:sdtPr>
          <w:id w:val="1873658584"/>
          <w:tag w:val="goog_rdk_35"/>
        </w:sdtPr>
        <w:sdtContent>
          <w:del w:author="Julia" w:id="14" w:date="2026-05-15T09:10:38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765034317"/>
          <w:tag w:val="goog_rdk_36"/>
        </w:sdtPr>
        <w:sdtContent>
          <w:del w:author="Julia" w:id="15" w:date="2026-05-15T09:10:43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28 осіб додатково до основного переліку, 14 з яких за основним місцем роботи в цьому ЗОЗ, та 14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6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Сестра медична </w:t>
      </w:r>
      <w:sdt>
        <w:sdtPr>
          <w:id w:val="-299810232"/>
          <w:tag w:val="goog_rdk_37"/>
        </w:sdtPr>
        <w:sdtContent>
          <w:ins w:author="Julia" w:id="16" w:date="2026-05-15T09:11:56Z">
            <w:r w:rsidDel="00000000" w:rsidR="00000000" w:rsidRPr="00000000">
              <w:rPr>
                <w:rFonts w:ascii="Times New Roman" w:cs="Times New Roman" w:eastAsia="Times New Roman" w:hAnsi="Times New Roman"/>
                <w:sz w:val="24"/>
                <w:szCs w:val="24"/>
                <w:rtl w:val="0"/>
              </w:rPr>
              <w:t xml:space="preserve">/ </w:t>
            </w:r>
          </w:ins>
        </w:sdtContent>
      </w:sdt>
      <w:sdt>
        <w:sdtPr>
          <w:id w:val="-768164866"/>
          <w:tag w:val="goog_rdk_38"/>
        </w:sdtPr>
        <w:sdtContent>
          <w:del w:author="Julia" w:id="16" w:date="2026-05-15T09:11:56Z">
            <w:r w:rsidDel="00000000" w:rsidR="00000000" w:rsidRPr="00000000">
              <w:rPr>
                <w:rFonts w:ascii="Times New Roman" w:cs="Times New Roman" w:eastAsia="Times New Roman" w:hAnsi="Times New Roman"/>
                <w:sz w:val="24"/>
                <w:szCs w:val="24"/>
                <w:rtl w:val="0"/>
              </w:rPr>
              <w:delText xml:space="preserve">операційна (</w:delText>
            </w:r>
          </w:del>
        </w:sdtContent>
      </w:sdt>
      <w:r w:rsidDel="00000000" w:rsidR="00000000" w:rsidRPr="00000000">
        <w:rPr>
          <w:rFonts w:ascii="Times New Roman" w:cs="Times New Roman" w:eastAsia="Times New Roman" w:hAnsi="Times New Roman"/>
          <w:sz w:val="24"/>
          <w:szCs w:val="24"/>
          <w:rtl w:val="0"/>
        </w:rPr>
        <w:t xml:space="preserve">брат медичний операційн</w:t>
      </w:r>
      <w:sdt>
        <w:sdtPr>
          <w:id w:val="-2113949469"/>
          <w:tag w:val="goog_rdk_39"/>
        </w:sdtPr>
        <w:sdtContent>
          <w:ins w:author="Julia" w:id="17" w:date="2026-05-15T09:12:12Z">
            <w:r w:rsidDel="00000000" w:rsidR="00000000" w:rsidRPr="00000000">
              <w:rPr>
                <w:rFonts w:ascii="Times New Roman" w:cs="Times New Roman" w:eastAsia="Times New Roman" w:hAnsi="Times New Roman"/>
                <w:sz w:val="24"/>
                <w:szCs w:val="24"/>
                <w:rtl w:val="0"/>
              </w:rPr>
              <w:t xml:space="preserve">а</w:t>
            </w:r>
          </w:ins>
        </w:sdtContent>
      </w:sdt>
      <w:sdt>
        <w:sdtPr>
          <w:id w:val="-1849734915"/>
          <w:tag w:val="goog_rdk_40"/>
        </w:sdtPr>
        <w:sdtContent>
          <w:del w:author="Julia" w:id="17" w:date="2026-05-15T09:12:12Z">
            <w:r w:rsidDel="00000000" w:rsidR="00000000" w:rsidRPr="00000000">
              <w:rPr>
                <w:rFonts w:ascii="Times New Roman" w:cs="Times New Roman" w:eastAsia="Times New Roman" w:hAnsi="Times New Roman"/>
                <w:sz w:val="24"/>
                <w:szCs w:val="24"/>
                <w:rtl w:val="0"/>
              </w:rPr>
              <w:delText xml:space="preserve">ий)</w:delText>
            </w:r>
          </w:del>
        </w:sdtContent>
      </w:sdt>
      <w:r w:rsidDel="00000000" w:rsidR="00000000" w:rsidRPr="00000000">
        <w:rPr>
          <w:rFonts w:ascii="Times New Roman" w:cs="Times New Roman" w:eastAsia="Times New Roman" w:hAnsi="Times New Roman"/>
          <w:sz w:val="24"/>
          <w:szCs w:val="24"/>
          <w:rtl w:val="0"/>
        </w:rPr>
        <w:t xml:space="preserve">  – щонайменше 8 осіб додатково до основного переліку, 4 з яких за основним місцем роботи в цьому ЗОЗ, та 4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6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6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6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Лікар-ендоскопіст – щонайменше 2 особи, які працюють за основним місцем роботи в цьому ЗОЗ або за сумісництвом, - для надавачів, що надають багатопрофільну медичну допомогу, зокрема ургентну хірургічну.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6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Лікар з ультразвукової діагностики – щонайменше 1 особа додатково до основного переліку, яка працює за основним місцем роботи в цьому ЗОЗ або за сумісництвом. </w:t>
      </w:r>
      <w:sdt>
        <w:sdtPr>
          <w:id w:val="-1736650748"/>
          <w:tag w:val="goog_rdk_41"/>
        </w:sdtPr>
        <w:sdtContent>
          <w:ins w:author="Julia" w:id="18" w:date="2026-05-18T08:02:44Z">
            <w:r w:rsidDel="00000000" w:rsidR="00000000" w:rsidRPr="00000000">
              <w:rPr>
                <w:rFonts w:ascii="Times New Roman" w:cs="Times New Roman" w:eastAsia="Times New Roman" w:hAnsi="Times New Roman"/>
                <w:sz w:val="24"/>
                <w:szCs w:val="24"/>
                <w:rtl w:val="0"/>
              </w:rPr>
              <w:t xml:space="preserve">л</w:t>
            </w:r>
          </w:ins>
        </w:sdtContent>
      </w:sdt>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6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Лікар-рентгенолог – щонайменше 1 особа додатково до основного переліку, яка працює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6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Лікар </w:t>
      </w:r>
      <w:sdt>
        <w:sdtPr>
          <w:id w:val="-1278147252"/>
          <w:tag w:val="goog_rdk_42"/>
        </w:sdtPr>
        <w:sdtContent>
          <w:del w:author="Julia" w:id="19" w:date="2026-05-15T09:12:56Z">
            <w:r w:rsidDel="00000000" w:rsidR="00000000" w:rsidRPr="00000000">
              <w:rPr>
                <w:rFonts w:ascii="Times New Roman" w:cs="Times New Roman" w:eastAsia="Times New Roman" w:hAnsi="Times New Roman"/>
                <w:sz w:val="24"/>
                <w:szCs w:val="24"/>
                <w:rtl w:val="0"/>
              </w:rPr>
              <w:delText xml:space="preserve">з</w:delText>
            </w:r>
          </w:del>
        </w:sdtContent>
      </w:sdt>
      <w:r w:rsidDel="00000000" w:rsidR="00000000" w:rsidRPr="00000000">
        <w:rPr>
          <w:rFonts w:ascii="Times New Roman" w:cs="Times New Roman" w:eastAsia="Times New Roman" w:hAnsi="Times New Roman"/>
          <w:sz w:val="24"/>
          <w:szCs w:val="24"/>
          <w:rtl w:val="0"/>
        </w:rPr>
        <w:t xml:space="preserve"> фізичної та реабілітаційної медицини або лікар з лікувальної фізкультури, або лікар з лікувальної фізкультури і спортивної медицини, або лікар-фізіотерапевт, або фізичний терапевт, та/або ерготерапевт – щонайменше 1 особа із зазначеного переліку додатково до основного переліку,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7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Лікар-лаборант – щонайменше 2 особи, 1 з яких за основним місцем роботи в цьому ЗОЗ, та 1 або за основним місцем роботи в цьому ЗОЗ, або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7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Фельдшер-лаборант та/або цитоморфолог, та/або лаборант клініко-діагностичної лабораторії, та/або </w:t>
      </w:r>
      <w:sdt>
        <w:sdtPr>
          <w:id w:val="617289159"/>
          <w:tag w:val="goog_rdk_43"/>
        </w:sdtPr>
        <w:sdtContent>
          <w:commentRangeStart w:id="13"/>
        </w:sdtContent>
      </w:sdt>
      <w:r w:rsidDel="00000000" w:rsidR="00000000" w:rsidRPr="00000000">
        <w:rPr>
          <w:rFonts w:ascii="Times New Roman" w:cs="Times New Roman" w:eastAsia="Times New Roman" w:hAnsi="Times New Roman"/>
          <w:sz w:val="24"/>
          <w:szCs w:val="24"/>
          <w:rtl w:val="0"/>
        </w:rPr>
        <w:t xml:space="preserve">лаборант</w:t>
      </w:r>
      <w:commentRangeEnd w:id="13"/>
      <w:r w:rsidDel="00000000" w:rsidR="00000000" w:rsidRPr="00000000">
        <w:commentReference w:id="13"/>
      </w:r>
      <w:r w:rsidDel="00000000" w:rsidR="00000000" w:rsidRPr="00000000">
        <w:rPr>
          <w:rFonts w:ascii="Times New Roman" w:cs="Times New Roman" w:eastAsia="Times New Roman" w:hAnsi="Times New Roman"/>
          <w:sz w:val="24"/>
          <w:szCs w:val="24"/>
          <w:rtl w:val="0"/>
        </w:rPr>
        <w:t xml:space="preserve"> – щонайменше 4 особи із зазначеного переліку, які працюють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7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Рентгенолаборант – щонайменше 2 особи додатково до основного переліку, які працюють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7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7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У відділенні анестезіології та інтенсивної терапії та/або відділенні інтенсивної терапії для дорослих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7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Лікар-анестезіолог – щонайменше 4 особи додатково до основного переліку, 2 з яких за основним місцем роботи в цьому ЗОЗ, та 2 або за основним місцем роботи в цьому ЗОЗ, або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7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Сестра медична </w:t>
      </w:r>
      <w:sdt>
        <w:sdtPr>
          <w:id w:val="1648701495"/>
          <w:tag w:val="goog_rdk_44"/>
        </w:sdtPr>
        <w:sdtContent>
          <w:ins w:author="Julia" w:id="20" w:date="2026-05-15T09:22:48Z">
            <w:r w:rsidDel="00000000" w:rsidR="00000000" w:rsidRPr="00000000">
              <w:rPr>
                <w:rFonts w:ascii="Times New Roman" w:cs="Times New Roman" w:eastAsia="Times New Roman" w:hAnsi="Times New Roman"/>
                <w:sz w:val="24"/>
                <w:szCs w:val="24"/>
                <w:rtl w:val="0"/>
              </w:rPr>
              <w:t xml:space="preserve">/ </w:t>
            </w:r>
          </w:ins>
        </w:sdtContent>
      </w:sdt>
      <w:sdt>
        <w:sdtPr>
          <w:id w:val="-760065313"/>
          <w:tag w:val="goog_rdk_45"/>
        </w:sdtPr>
        <w:sdtContent>
          <w:del w:author="Julia" w:id="20" w:date="2026-05-15T09:22:48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788044701"/>
          <w:tag w:val="goog_rdk_46"/>
        </w:sdtPr>
        <w:sdtContent>
          <w:del w:author="Julia" w:id="21" w:date="2026-05-15T09:23:02Z">
            <w:r w:rsidDel="00000000" w:rsidR="00000000" w:rsidRPr="00000000">
              <w:rPr>
                <w:rFonts w:ascii="Times New Roman" w:cs="Times New Roman" w:eastAsia="Times New Roman" w:hAnsi="Times New Roman"/>
                <w:sz w:val="24"/>
                <w:szCs w:val="24"/>
                <w:rtl w:val="0"/>
              </w:rPr>
              <w:delText xml:space="preserve">)</w:delText>
            </w:r>
          </w:del>
        </w:sdtContent>
      </w:sdt>
      <w:sdt>
        <w:sdtPr>
          <w:id w:val="120457019"/>
          <w:tag w:val="goog_rdk_47"/>
        </w:sdtPr>
        <w:sdtContent>
          <w:ins w:author="Julia" w:id="21" w:date="2026-05-15T09:23:02Z">
            <w:r w:rsidDel="00000000" w:rsidR="00000000" w:rsidRPr="00000000">
              <w:rPr>
                <w:rFonts w:ascii="Times New Roman" w:cs="Times New Roman" w:eastAsia="Times New Roman" w:hAnsi="Times New Roman"/>
                <w:sz w:val="24"/>
                <w:szCs w:val="24"/>
                <w:rtl w:val="0"/>
              </w:rPr>
              <w:t xml:space="preserve"> - </w:t>
            </w:r>
          </w:ins>
        </w:sdtContent>
      </w:sdt>
      <w:r w:rsidDel="00000000" w:rsidR="00000000" w:rsidRPr="00000000">
        <w:rPr>
          <w:rFonts w:ascii="Times New Roman" w:cs="Times New Roman" w:eastAsia="Times New Roman" w:hAnsi="Times New Roman"/>
          <w:sz w:val="24"/>
          <w:szCs w:val="24"/>
          <w:rtl w:val="0"/>
        </w:rPr>
        <w:t xml:space="preserve"> анестезист – щонайменше 4 особи додатково до основного переліку, 2 з яких за основним місцем роботи в цьому ЗОЗ, та 2 або за основним місцем роботи в цьому ЗОЗ, або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7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7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У відділенні екстреної (невідкладної) медичної допомоги для надавачів, що надають багатопрофільну медичну допомогу, зокрема ургентну хірургічну допомогу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7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Лікар з медицини невідкладних станів – щонайменше 2 особи, 1 з яких за основним місцем роботи в цьому ЗОЗ, та 1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7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Сестра медична </w:t>
      </w:r>
      <w:sdt>
        <w:sdtPr>
          <w:id w:val="529744587"/>
          <w:tag w:val="goog_rdk_48"/>
        </w:sdtPr>
        <w:sdtContent>
          <w:ins w:author="Julia" w:id="22" w:date="2026-05-15T09:31:20Z">
            <w:r w:rsidDel="00000000" w:rsidR="00000000" w:rsidRPr="00000000">
              <w:rPr>
                <w:rFonts w:ascii="Times New Roman" w:cs="Times New Roman" w:eastAsia="Times New Roman" w:hAnsi="Times New Roman"/>
                <w:sz w:val="24"/>
                <w:szCs w:val="24"/>
                <w:rtl w:val="0"/>
              </w:rPr>
              <w:t xml:space="preserve">/ </w:t>
            </w:r>
          </w:ins>
        </w:sdtContent>
      </w:sdt>
      <w:sdt>
        <w:sdtPr>
          <w:id w:val="1217862765"/>
          <w:tag w:val="goog_rdk_49"/>
        </w:sdtPr>
        <w:sdtContent>
          <w:del w:author="Julia" w:id="22" w:date="2026-05-15T09:31:20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614722890"/>
          <w:tag w:val="goog_rdk_50"/>
        </w:sdtPr>
        <w:sdtContent>
          <w:del w:author="Julia" w:id="23" w:date="2026-05-15T09:31:27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та/або фельдшер, та/або фельдшер з медицини невідкладних станів – щонайменше 4 особи із зазначеного переліку, 2 з яких за основним місцем роботи в цьому ЗОЗ, та 2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7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7C">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спеціалізації та кількості фахівців, які працюють на посадах, для надання медичної допомоги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7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7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Лікар-хірург дитячий – щонайменше 4 особи додатково до основного переліку, 2 з яких за основним місцем роботи в цьому ЗОЗ, та 2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7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Сестра медична </w:t>
      </w:r>
      <w:sdt>
        <w:sdtPr>
          <w:id w:val="266597394"/>
          <w:tag w:val="goog_rdk_51"/>
        </w:sdtPr>
        <w:sdtContent>
          <w:ins w:author="Julia" w:id="24" w:date="2026-05-15T09:39:44Z">
            <w:r w:rsidDel="00000000" w:rsidR="00000000" w:rsidRPr="00000000">
              <w:rPr>
                <w:rFonts w:ascii="Times New Roman" w:cs="Times New Roman" w:eastAsia="Times New Roman" w:hAnsi="Times New Roman"/>
                <w:sz w:val="24"/>
                <w:szCs w:val="24"/>
                <w:rtl w:val="0"/>
              </w:rPr>
              <w:t xml:space="preserve">/ </w:t>
            </w:r>
          </w:ins>
        </w:sdtContent>
      </w:sdt>
      <w:sdt>
        <w:sdtPr>
          <w:id w:val="-1969292129"/>
          <w:tag w:val="goog_rdk_52"/>
        </w:sdtPr>
        <w:sdtContent>
          <w:del w:author="Julia" w:id="24" w:date="2026-05-15T09:39:44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648032763"/>
          <w:tag w:val="goog_rdk_53"/>
        </w:sdtPr>
        <w:sdtContent>
          <w:del w:author="Julia" w:id="25" w:date="2026-05-15T09:39:48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4 особи додатково до основного переліку, 2 з яких за основним місцем роботи в цьому ЗОЗ, та 2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8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Сестра медична </w:t>
      </w:r>
      <w:sdt>
        <w:sdtPr>
          <w:id w:val="553166944"/>
          <w:tag w:val="goog_rdk_54"/>
        </w:sdtPr>
        <w:sdtContent>
          <w:ins w:author="Julia" w:id="26" w:date="2026-05-15T09:40:56Z">
            <w:r w:rsidDel="00000000" w:rsidR="00000000" w:rsidRPr="00000000">
              <w:rPr>
                <w:rFonts w:ascii="Times New Roman" w:cs="Times New Roman" w:eastAsia="Times New Roman" w:hAnsi="Times New Roman"/>
                <w:sz w:val="24"/>
                <w:szCs w:val="24"/>
                <w:rtl w:val="0"/>
              </w:rPr>
              <w:t xml:space="preserve">/</w:t>
            </w:r>
          </w:ins>
        </w:sdtContent>
      </w:sdt>
      <w:sdt>
        <w:sdtPr>
          <w:id w:val="-1743556561"/>
          <w:tag w:val="goog_rdk_55"/>
        </w:sdtPr>
        <w:sdtContent>
          <w:del w:author="Julia" w:id="26" w:date="2026-05-15T09:40:56Z">
            <w:r w:rsidDel="00000000" w:rsidR="00000000" w:rsidRPr="00000000">
              <w:rPr>
                <w:rFonts w:ascii="Times New Roman" w:cs="Times New Roman" w:eastAsia="Times New Roman" w:hAnsi="Times New Roman"/>
                <w:sz w:val="24"/>
                <w:szCs w:val="24"/>
                <w:rtl w:val="0"/>
              </w:rPr>
              <w:delText xml:space="preserve">операційна (</w:delText>
            </w:r>
          </w:del>
        </w:sdtContent>
      </w:sdt>
      <w:r w:rsidDel="00000000" w:rsidR="00000000" w:rsidRPr="00000000">
        <w:rPr>
          <w:rFonts w:ascii="Times New Roman" w:cs="Times New Roman" w:eastAsia="Times New Roman" w:hAnsi="Times New Roman"/>
          <w:sz w:val="24"/>
          <w:szCs w:val="24"/>
          <w:rtl w:val="0"/>
        </w:rPr>
        <w:t xml:space="preserve">брат медичний операційн</w:t>
      </w:r>
      <w:sdt>
        <w:sdtPr>
          <w:id w:val="-1120119851"/>
          <w:tag w:val="goog_rdk_56"/>
        </w:sdtPr>
        <w:sdtContent>
          <w:ins w:author="Julia" w:id="27" w:date="2026-05-15T09:41:02Z">
            <w:r w:rsidDel="00000000" w:rsidR="00000000" w:rsidRPr="00000000">
              <w:rPr>
                <w:rFonts w:ascii="Times New Roman" w:cs="Times New Roman" w:eastAsia="Times New Roman" w:hAnsi="Times New Roman"/>
                <w:sz w:val="24"/>
                <w:szCs w:val="24"/>
                <w:rtl w:val="0"/>
              </w:rPr>
              <w:t xml:space="preserve">а</w:t>
            </w:r>
          </w:ins>
        </w:sdtContent>
      </w:sdt>
      <w:sdt>
        <w:sdtPr>
          <w:id w:val="23746693"/>
          <w:tag w:val="goog_rdk_57"/>
        </w:sdtPr>
        <w:sdtContent>
          <w:del w:author="Julia" w:id="27" w:date="2026-05-15T09:41:02Z">
            <w:r w:rsidDel="00000000" w:rsidR="00000000" w:rsidRPr="00000000">
              <w:rPr>
                <w:rFonts w:ascii="Times New Roman" w:cs="Times New Roman" w:eastAsia="Times New Roman" w:hAnsi="Times New Roman"/>
                <w:sz w:val="24"/>
                <w:szCs w:val="24"/>
                <w:rtl w:val="0"/>
              </w:rPr>
              <w:delText xml:space="preserve">ий)</w:delText>
            </w:r>
          </w:del>
        </w:sdtContent>
      </w:sdt>
      <w:r w:rsidDel="00000000" w:rsidR="00000000" w:rsidRPr="00000000">
        <w:rPr>
          <w:rFonts w:ascii="Times New Roman" w:cs="Times New Roman" w:eastAsia="Times New Roman" w:hAnsi="Times New Roman"/>
          <w:sz w:val="24"/>
          <w:szCs w:val="24"/>
          <w:rtl w:val="0"/>
        </w:rPr>
        <w:t xml:space="preserve"> – щонайменше 8 осіб додатково до основного переліку, 4 з яких за основним місцем роботи в цьому ЗОЗ, та 4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8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8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8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Лікар-ортопед-травматолог дитячий, та/або лікар-гінеколог дитячого та підліткового віку, та/або лікар-нейрохірург дитячий, та/або лікар-онколог дитячий, та/або лікар-отоларинголог дитячий, та/або лікар-офтальмолог дитячий, та/або лікар-уролог дитячий – щонайменше 2 особи додатково до основного переліку, 1 з яких за основним місцем роботи в цьому ЗОЗ, та 1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8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Лікар-ендоскопіст та/або лікар-хірург дитячий, який пройшов підготовку з ендоскопії в педіатрії – щонайменше 2 особи, які працюють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8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Лікар з ультразвукової діагностики, який пройшов підготовку з ультразвукової діагностики в педіатрії (курс тематичного удосконалення) – щонайменше 1 особа додатково до основного переліку, яка працює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8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Лікар-рентгенолог – щонайменше 1 особа додатково до основного переліку, яка працює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8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Лікар </w:t>
      </w:r>
      <w:sdt>
        <w:sdtPr>
          <w:id w:val="-404898966"/>
          <w:tag w:val="goog_rdk_58"/>
        </w:sdtPr>
        <w:sdtContent>
          <w:del w:author="Julia" w:id="28" w:date="2026-05-15T09:54:53Z">
            <w:r w:rsidDel="00000000" w:rsidR="00000000" w:rsidRPr="00000000">
              <w:rPr>
                <w:rFonts w:ascii="Times New Roman" w:cs="Times New Roman" w:eastAsia="Times New Roman" w:hAnsi="Times New Roman"/>
                <w:sz w:val="24"/>
                <w:szCs w:val="24"/>
                <w:rtl w:val="0"/>
              </w:rPr>
              <w:delText xml:space="preserve">з</w:delText>
            </w:r>
          </w:del>
        </w:sdtContent>
      </w:sdt>
      <w:r w:rsidDel="00000000" w:rsidR="00000000" w:rsidRPr="00000000">
        <w:rPr>
          <w:rFonts w:ascii="Times New Roman" w:cs="Times New Roman" w:eastAsia="Times New Roman" w:hAnsi="Times New Roman"/>
          <w:sz w:val="24"/>
          <w:szCs w:val="24"/>
          <w:rtl w:val="0"/>
        </w:rPr>
        <w:t xml:space="preserve"> фізичної та реабілітаційної медицини та/або лікар з лікувальної фізкультури, та/або лікар з лікувальної фізкультури і спортивної медицини, та/або лікар-фізіотерапевт, та/або фізичний терапевт, та/або ерготерапевт – щонайменше 1 особа із зазначеного переліку додатково до основного переліку,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8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Лікар-лаборант – щонайменше 2 особи, 1 з яких за основним місцем роботи в цьому ЗОЗ, та 1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8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Фельдшер-лаборант та/або лаборант</w:t>
      </w:r>
      <w:sdt>
        <w:sdtPr>
          <w:id w:val="-1793405315"/>
          <w:tag w:val="goog_rdk_59"/>
        </w:sdtPr>
        <w:sdtContent>
          <w:ins w:author="Julia" w:id="29" w:date="2026-05-18T08:04:40Z"/>
          <w:sdt>
            <w:sdtPr>
              <w:id w:val="1024596227"/>
              <w:tag w:val="goog_rdk_60"/>
            </w:sdtPr>
            <w:sdtContent>
              <w:ins w:author="Julia" w:id="29" w:date="2026-05-18T08:04:40Z">
                <w:r w:rsidDel="00000000" w:rsidR="00000000" w:rsidRPr="00000000">
                  <w:rPr>
                    <w:rFonts w:ascii="Times New Roman" w:cs="Times New Roman" w:eastAsia="Times New Roman" w:hAnsi="Times New Roman"/>
                    <w:sz w:val="24"/>
                    <w:szCs w:val="24"/>
                    <w:rtl w:val="0"/>
                    <w:rPrChange w:author="Julia" w:id="30" w:date="2026-05-18T08:04:40Z">
                      <w:rPr>
                        <w:rFonts w:ascii="Times New Roman" w:cs="Times New Roman" w:eastAsia="Times New Roman" w:hAnsi="Times New Roman"/>
                        <w:sz w:val="24"/>
                        <w:szCs w:val="24"/>
                      </w:rPr>
                    </w:rPrChange>
                  </w:rPr>
                  <w:t xml:space="preserve">клініко-діагностичної лабораторії </w:t>
                </w:r>
              </w:ins>
            </w:sdtContent>
          </w:sdt>
          <w:ins w:author="Julia" w:id="29" w:date="2026-05-18T08:04:40Z"/>
        </w:sdtContent>
      </w:sdt>
      <w:sdt>
        <w:sdtPr>
          <w:id w:val="-264920238"/>
          <w:tag w:val="goog_rdk_61"/>
        </w:sdtPr>
        <w:sdtContent>
          <w:del w:author="Julia" w:id="29" w:date="2026-05-18T08:04:40Z">
            <w:r w:rsidDel="00000000" w:rsidR="00000000" w:rsidRPr="00000000">
              <w:rPr>
                <w:rFonts w:ascii="Times New Roman" w:cs="Times New Roman" w:eastAsia="Times New Roman" w:hAnsi="Times New Roman"/>
                <w:sz w:val="24"/>
                <w:szCs w:val="24"/>
                <w:rtl w:val="0"/>
              </w:rPr>
              <w:delText xml:space="preserve"> клінічної діагностики</w:delText>
            </w:r>
          </w:del>
        </w:sdtContent>
      </w:sdt>
      <w:r w:rsidDel="00000000" w:rsidR="00000000" w:rsidRPr="00000000">
        <w:rPr>
          <w:rFonts w:ascii="Times New Roman" w:cs="Times New Roman" w:eastAsia="Times New Roman" w:hAnsi="Times New Roman"/>
          <w:sz w:val="24"/>
          <w:szCs w:val="24"/>
          <w:rtl w:val="0"/>
        </w:rPr>
        <w:t xml:space="preserve">, та/або лаборант клініко-діагностичної лабораторії</w:t>
      </w:r>
      <w:sdt>
        <w:sdtPr>
          <w:id w:val="1199084035"/>
          <w:tag w:val="goog_rdk_62"/>
        </w:sdtPr>
        <w:sdtContent>
          <w:ins w:author="Julia" w:id="31" w:date="2026-05-18T08:04:25Z">
            <w:r w:rsidDel="00000000" w:rsidR="00000000" w:rsidRPr="00000000">
              <w:rPr>
                <w:rFonts w:ascii="Times New Roman" w:cs="Times New Roman" w:eastAsia="Times New Roman" w:hAnsi="Times New Roman"/>
                <w:sz w:val="24"/>
                <w:szCs w:val="24"/>
                <w:rtl w:val="0"/>
              </w:rPr>
              <w:t xml:space="preserve"> ???</w:t>
            </w:r>
          </w:ins>
        </w:sdtContent>
      </w:sdt>
      <w:r w:rsidDel="00000000" w:rsidR="00000000" w:rsidRPr="00000000">
        <w:rPr>
          <w:rFonts w:ascii="Times New Roman" w:cs="Times New Roman" w:eastAsia="Times New Roman" w:hAnsi="Times New Roman"/>
          <w:sz w:val="24"/>
          <w:szCs w:val="24"/>
          <w:rtl w:val="0"/>
        </w:rPr>
        <w:t xml:space="preserve">, та/або лаборант – щонайменше 4 особи із зазначеного переліку, 2 з яких за основним місцем роботи в цьому ЗОЗ, та 2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8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Рентгенолаборант – щонайменше 2 особи, які працюють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8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8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У відділенні анестезіології та інтенсивної терапії та/або відділенні інтенсивної терапії для дітей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8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Лікар-анестезіолог дитячий – щонайменше 4 особи додатково до основного переліку, 2 з яких за основним місцем роботи в цьому ЗОЗ, та 2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8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Сестра медична </w:t>
      </w:r>
      <w:sdt>
        <w:sdtPr>
          <w:id w:val="-463107446"/>
          <w:tag w:val="goog_rdk_63"/>
        </w:sdtPr>
        <w:sdtContent>
          <w:ins w:author="Julia" w:id="32" w:date="2026-05-15T09:55:58Z">
            <w:r w:rsidDel="00000000" w:rsidR="00000000" w:rsidRPr="00000000">
              <w:rPr>
                <w:rFonts w:ascii="Times New Roman" w:cs="Times New Roman" w:eastAsia="Times New Roman" w:hAnsi="Times New Roman"/>
                <w:sz w:val="24"/>
                <w:szCs w:val="24"/>
                <w:rtl w:val="0"/>
              </w:rPr>
              <w:t xml:space="preserve">/ </w:t>
            </w:r>
          </w:ins>
        </w:sdtContent>
      </w:sdt>
      <w:sdt>
        <w:sdtPr>
          <w:id w:val="1548461467"/>
          <w:tag w:val="goog_rdk_64"/>
        </w:sdtPr>
        <w:sdtContent>
          <w:del w:author="Julia" w:id="32" w:date="2026-05-15T09:55:58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040661042"/>
          <w:tag w:val="goog_rdk_65"/>
        </w:sdtPr>
        <w:sdtContent>
          <w:del w:author="Julia" w:id="33" w:date="2026-05-15T09:56:03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w:t>
      </w:r>
      <w:sdt>
        <w:sdtPr>
          <w:id w:val="1612869707"/>
          <w:tag w:val="goog_rdk_66"/>
        </w:sdtPr>
        <w:sdtContent>
          <w:ins w:author="Julia" w:id="34" w:date="2026-05-15T09:56:10Z">
            <w:r w:rsidDel="00000000" w:rsidR="00000000" w:rsidRPr="00000000">
              <w:rPr>
                <w:rFonts w:ascii="Times New Roman" w:cs="Times New Roman" w:eastAsia="Times New Roman" w:hAnsi="Times New Roman"/>
                <w:sz w:val="24"/>
                <w:szCs w:val="24"/>
                <w:rtl w:val="0"/>
              </w:rPr>
              <w:t xml:space="preserve">- </w:t>
            </w:r>
          </w:ins>
        </w:sdtContent>
      </w:sdt>
      <w:r w:rsidDel="00000000" w:rsidR="00000000" w:rsidRPr="00000000">
        <w:rPr>
          <w:rFonts w:ascii="Times New Roman" w:cs="Times New Roman" w:eastAsia="Times New Roman" w:hAnsi="Times New Roman"/>
          <w:sz w:val="24"/>
          <w:szCs w:val="24"/>
          <w:rtl w:val="0"/>
        </w:rPr>
        <w:t xml:space="preserve">анестезист – щонайменше 4 особи додатково до основного переліку, 2 з яких за основним місцем роботи в цьому ЗОЗ, та 2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8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90">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9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9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резервне джерело електропостачання;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9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автоматичне перемикальне комутаційне обладнання відповідно до ДСТУ IEC 60947-6-1: 2007;</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9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система ультразвукової візуалізації, зокрема на основі ефекту Доплера;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9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9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система рентгенівська діагностична;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9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9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В операційній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9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9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9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система анестезіологічна загального призначення або апарат інгаляційної анестезії, пересувний;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9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9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система моніторингу фізіологічних показників одного пацієнта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9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автоматичний дозатор лікувальних речовин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9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A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коагулятор (моно-, біполярний);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A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A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w:t>
        <w:tab/>
        <w:t xml:space="preserve">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A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A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1.3.У палаті/відділенні інтенсивної терапії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A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A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A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апарат штучної вентиляції легенів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A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неінвазивна система вентиляції легенів (BIPAP/CPAP) та комплект масок для CPAP-терапії (додатковий апарат, якщо така опція відсутня в апараті ШВЛ);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A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система моніторингу фізіологічних показників одного пацієнта (неінвазивний АТ, ЧСС, ЕКГ, SpO2, t), зокрема, з комплектами відповідних манжеток та датчиків для дітей усіх вікових груп у випадку надання допомоги дітям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A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пульсоксиметр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A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автоматичний дозатор лікувальних речовин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A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A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A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w:t>
        <w:tab/>
        <w:t xml:space="preserve">тонометр та/або тонометр педіатричний з манжетками для дітей віком від 3-х років і старше;</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A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w:t>
        <w:tab/>
        <w:t xml:space="preserve">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B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w:t>
        <w:tab/>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B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B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За місцем надання медичних послуг (відділення)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B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централізована та/або змішана, та/або децентралізована система постачання кисню з наявністю кисневих вихідних точок (розеток) у ліжок відділення;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B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автоматичний дозатор лікувальних речовин - щонайменше 10;</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B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B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B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пульсоксиметр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B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тонометр та/або тонометр педіатричний з манжетками для дітей різного віку;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B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термометр безконтактний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B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ваги медичні, ростомір медичний, медичні ваги для немовлят (для дитячих відділень) за потребою.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BB">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BC">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переліку обладнання (для надання медичної допомоги дорослим):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B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B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система рентгенівської комп'ютерної томографії та/або система магнітно-резонансної томографії або на умовах оренди, або договору підряду, або інших умовах користування;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B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система рентгенівська ангіографічна або на умовах оренди, або договору підряду, або інших умовах користування - для надавачів, що надають багатопрофільну медичну допомогу, зокрема ургентну хірургічну;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C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мобільний рентгенапарат С-дуга для оперативних втручань під рентгенконтролем - для надавачів, що надають багатопрофільну медичну допомогу, зокрема ургентну хірургічну;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C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гнучкий відеогастроскоп - для надавачів, що надають багатопрофільну медичну допомогу, зокрема ургентну хірургічну;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C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гнучкий відеоколоноскоп - для надавачів, що надають багатопрофільну медичну допомогу, зокрема ургентну хірургічну;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C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гнучкий відеобронхоскоп - для надавачів, що надають багатопрофільну медичну допомогу, зокрема ургентну хірургічну;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C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цистоскоп (катетеризаційний, операційний) - для надавачів, що надають багатопрофільну медичну допомогу,  зокрема ургентну хірургічну;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C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цисторезектоскоп (монополярний/біполярний) - для надавачів, що надають багатопрофільну медичну допомогу, зокрема ургентну хірургічну.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C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C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У відділенні екстреної (невідкладної) медичної допомоги для надавачів, що надають багатопрофільну медичну допомогу,  зокрема ургентну хірургічну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C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C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або кисневий концентратор, що здатний підтримувати швидкість потоку кисню щонайменше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C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неінвазивна система вентиляції легенів (BIPAP/CPAP) та комплект масок для CPAP-терапії;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C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система ультразвукової візуалізації портативна;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C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C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C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C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набір (укладка) для реанімації;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D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D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w:t>
        <w:tab/>
        <w:t xml:space="preserve">система моніторингу фізіологічних показників одного пацієнта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D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w:t>
        <w:tab/>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D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w:t>
        <w:tab/>
        <w:t xml:space="preserve">аспіратор.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D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D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У лабораторії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D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аналізатор газів крові;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D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гематологічний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D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коагуляційний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D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біохімічний аналізатор;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D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аналізатор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D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D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В операційній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D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D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D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система анестезіологічна загального призначення або апарат інгаляційної анестезії, пересувний, з можливістю проведення інгаляційної анестезії галогенізованими анестетиками і роботи в низько потоковому режимі та з системами повного анестезіологічного моніторингу – 1 на кожних 5 операційних столів;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E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система анестезіологічна загального призначення або апарат інгаляційної анестезії, пересувний, з можливістю проведення інгаляційної анестезії галогенізованими анестетиками та з системами базового анестезіологічного моніторингу – 1 на кожних 5 операційні столи;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E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система анестезіологічна загального призначення або апарат інгаляційної анестезії, пересувний, з можливістю подання закисно-кисневої суміші – 3 на кожних 5 операційних столів;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E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система моніторингу фізіологічних показників одного пацієнта (неінвазивний АТ, ЧСС, ЕКГ, SpO2, t ) – 4 на кожних 5 операційних столів;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E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пульсоксиметр – 1 на кожний операційний стіл;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E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автоматичний дозатор лікувальних речовин – 2 на кожний операційний стіл;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E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аспіратор (відсмоктувач) – 1 на кожний операційний стіл;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E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w:t>
        <w:tab/>
        <w:t xml:space="preserve">ларингоскоп з набором клинків – 1 на кожний операційний стіл;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E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w:t>
        <w:tab/>
        <w:t xml:space="preserve">мішок ручної вентиляції легенів – 1 на кожний операційний стіл;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E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w:t>
        <w:tab/>
        <w:t xml:space="preserve">електронно-оптичний перетворювач;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E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w:t>
        <w:tab/>
        <w:t xml:space="preserve">операційний мікроскоп;</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E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w:t>
        <w:tab/>
        <w:t xml:space="preserve">обладнання для обігріву пацієнтів на операційному столі.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E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E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У відділенні анестезіології та інтенсивної терапії та/або відділенні інтенсивної терапії (ІТ) загального профілю для дорослих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E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E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E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апарат штучної вентиляції легенів – щонайменше 10;</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F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апарат штучної вентиляції легенів для транспортування пацієнтів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F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неінвазивна система вентиляції легенів (BIPAP/CPAP) та комплект масок для CPAP-терапії (додатковий апарат, якщо така опція відсутня в апараті ШВЛ);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F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система моніторингу фізіологічних показників одного пацієнта (неінвазивний АТ, ЧСС, ЕКГ, SpO2, t) – щонайменше 10, щонайменше 2 з яких з можливістю вимірювання рівня CO2;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F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пульсоксиметр – щонайменше 4;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F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автоматичний дозатор лікувальних речовин – щонайменше 8;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F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F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w:t>
        <w:tab/>
        <w:t xml:space="preserve">електрокардіостимулятор зовнішній;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F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w:t>
        <w:tab/>
        <w:t xml:space="preserve">портативний дефібрилятор з функцією синхронізації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F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w:t>
        <w:tab/>
        <w:t xml:space="preserve">аспіратор (відсмоктувач) – щонайменше 11;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F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w:t>
        <w:tab/>
        <w:t xml:space="preserve">апарат для гострого гемодіалізу «Штучна нирка», у разі відсутності відділення екстракорпоральної детоксикації, - для надавачів, що надають багатопрофільну медичну допомогу,  зокрема ургентну хірургічну;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F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w:t>
        <w:tab/>
        <w:t xml:space="preserve">мішок ручної вентиляції легенів – щонайменше 4;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F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tab/>
        <w:t xml:space="preserve">система рентгенівська діагностична портативна;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F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w:t>
        <w:tab/>
        <w:t xml:space="preserve">набір (укладка) для реанімації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F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t>
        <w:tab/>
        <w:t xml:space="preserve">система ультразвукової візуалізації з кольоровим доплером і набором датчиків -  для надавачів, що надають багатопрофільну медичну допомогу, зокрема ургентну хірургічну: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F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конвексний (абдомінальний) з частотою 2-6 МГЦ;</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1F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t>
        <w:tab/>
        <w:t xml:space="preserve">лінійний (для дослідження судин) з середньою частотою 7,5 МГц шириною 40-50 мм;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0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w:t>
        <w:tab/>
        <w:t xml:space="preserve">секторний з фазованою решіткою (кардіальний для ЕХОКс) з частотою 2-4 МГц.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01">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02">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переліку обладнання (для надання медичної допомоги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0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0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система рентгенівської комп'ютерної томографії;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0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гнучкий відеогастроскоп - для надавачів, що надають багатопрофільну медичну допомогу,  зокрема ургентну хірургічну;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0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гнучкий відеоколоноскоп - для надавачів, що надають багатопрофільну медичну допомогу,  зокрема ургентну хірургічну;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0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гнучкий відеобронхоскоп - для надавачів, що надають багатопрофільну медичну допомогу,  зокрема ургентну хірургічну;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0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система ультразвукової візуалізації з кольоровим доплером і набором датчиків для дітей різного віку;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0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резервне джерело електропостачання;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0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автоматичне перемикальне комутаційне обладнання відповідно до ДСТУ IEC 60947-6-1: 2007.</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0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0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У приймальному відділенні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0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0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централізована система киснезабезпечення з джерелом медичного кисню (центральний кисневий пункт та/або киснево-газифікаційна станція, та/або кисневий/і концентратор/и), або кисневий концентратор;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0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1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1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портативний дефібрилятор з функцією синхронізації, зокрема, з електродами для дефібриляції дітей усіх вікових груп;</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1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система моніторингу фізіологічних показників одного пацієнта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1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мішок ручної вентиляції легенів.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1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1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У лабораторії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1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аналізатор газів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1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гематологічний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1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коагуляційний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1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біохімічний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1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аналізатор сечі.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1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1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В операційній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1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1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1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система анестезіологічна загального призначення або апарат інгаляційної анестезії пересувний, для дітей усіх вікових груп з можливістю проведення інгаляційної анестезії галогенізованими анестетиками і роботи в низькопотоковому режимі та з системами повного анестезіологічного моніторингу – 1 на кожних 5 операційних столів;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2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система анестезіологічна загального призначення або апарат інгаляційної анестезії, пересувний, для дітей усіх вікових груп з можливістю проведення інгаляційної анестезії галогенізованими анестетиками та з системами базового анестезіологічного моніторингу – 2 на кожних 5 операційних столів;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2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система анестезіологічна загального призначення або апарат інгаляційної анестезії, пересувний, для дітей з можливістю подання закисно-кисневої суміші – 2 на кожних 5 операційних столів;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2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система моніторингу фізіологічних показників одного пацієнта (неінвазивний АТ, ЧСС, ЕКГ, SpO2, t) для дітей усіх вікових груп з комплектами відповідних манжеток та датчиків – 1 на кожен операційний стіл;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2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пульсоксиметр для дітей усіх вікових груп з відповідними датчиками – 1 на кожний операційний стіл;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2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автоматичний дозатор лікувальних речовин – 2 на кожний операційний стіл;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2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аспіратор (відсмоктувач) – 1 на кожний операційний стіл;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2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w:t>
        <w:tab/>
        <w:t xml:space="preserve">ларингоскоп з набором клинків – 1 на кожний операційний стіл;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2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w:t>
        <w:tab/>
        <w:t xml:space="preserve">мішок ручної вентиляції легенів – 1 на кожний операційний стіл;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2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w:t>
        <w:tab/>
        <w:t xml:space="preserve">обладнання для обігріву пацієнтів на операційному столі.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2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2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У відділенні анестезіології та інтенсивної терапії та/або відділенні інтенсивної терапії (ІТ) загального профілю для дітей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2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2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2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апарат штучної вентиляції легенів для дітей усіх вікових груп – щонайменше 7;</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2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апарат штучної вентиляції легенів портативний транспортний з автономним живленням для дітей усіх вікових груп;</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2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система моніторингу фізіологічних показників одного пацієнта (неінвазивний АТ, ЧСС, ЕКГ, SpO2, t) для дітей усіх вікових груп з комплектами відповідних манжеток та датчиків – щонайменше 7, із яких щонайменше один із можливістю вимірювання рівня CO2;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3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пульсоксиметр для дітей усіх вікових груп – щонайменше 7;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3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автоматичний дозатор лікувальних речовин – щонайменше 14;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3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електрокардіограф багатоканальний для дітей усіх вікових груп;</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3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портативний дефібрилятор з функцією синхронізації, зокрема, з електродами для дефібриляції дітей усіх вікових груп;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3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w:t>
        <w:tab/>
        <w:t xml:space="preserve">аспіратор (відсмоктувач) – щонайменше 8;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3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w:t>
        <w:tab/>
        <w:t xml:space="preserve">ларингоскоп з набором клинків – щонайменше 3;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3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w:t>
        <w:tab/>
        <w:t xml:space="preserve">відкрита реанімаційна система для виходжування новонароджених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3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w:t>
        <w:tab/>
        <w:t xml:space="preserve">набір (укладка) для реанімації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3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w:t>
        <w:tab/>
        <w:t xml:space="preserve">мішок ручної вентиляції легенів – щонайменше 6;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3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tab/>
        <w:t xml:space="preserve">ваги електронні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3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w:t>
        <w:tab/>
        <w:t xml:space="preserve">система рентгенівська діагностична портативна;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3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t>
        <w:tab/>
        <w:t xml:space="preserve">стійка пересувна для вертикальних рентгенівських знімків;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3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w:t>
        <w:tab/>
        <w:t xml:space="preserve">система ультразвукової візуалізації з кольоровим доплером і набором датчиків: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3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конвексний (абдомінальний);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3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лінійний (для дослідження судин);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3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           секторний з фазованою решіткою (кардіальний для ЕХОКс).</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40">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41">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4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Наявність ліцензії на провадження господарської діяльності з медичної практики за спеціальністю анестезіологія та/або дитяча анестезіологія.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4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4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45">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46">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інші вимоги (для надання медичної допомоги дітям)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47">
      <w:pPr>
        <w:keepLines w:val="1"/>
        <w:shd w:fill="ffffff" w:val="clear"/>
        <w:spacing w:after="0" w:before="24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 за спеціальністю дитяча анестезіологія, клінічна лабораторна діагностика, ендоскопія, фізична та реабілітаційна медицина, дитяча хірургія, дитяча урологія, дитяча отоларингологія, дитяча офтальмологія, дитяча ортопедія і травматологія.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48">
      <w:pPr>
        <w:keepLines w:val="1"/>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Індикатори, за відповідності яких,  відбувається  укладення договорів </w:t>
      </w:r>
      <w:sdt>
        <w:sdtPr>
          <w:id w:val="-2087418564"/>
          <w:tag w:val="goog_rdk_67"/>
        </w:sdtPr>
        <w:sdtContent>
          <w:commentRangeStart w:id="14"/>
        </w:sdtContent>
      </w:sdt>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commentRangeEnd w:id="14"/>
      <w:r w:rsidDel="00000000" w:rsidR="00000000" w:rsidRPr="00000000">
        <w:commentReference w:id="14"/>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4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Із закладами охорони здоров’я незалежно від форми власності та фізичні особи-підприємці, які за період з 1 січня до 30 червня 2025 р. провели не менше 300 хірургічних  втручань та мали укладений договір за пакетом, за винятком: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4A">
      <w:pPr>
        <w:keepLines w:val="1"/>
        <w:numPr>
          <w:ilvl w:val="0"/>
          <w:numId w:val="224"/>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надкластерних закладів охорони здоров’я, </w:t>
      </w:r>
      <w:r w:rsidDel="00000000" w:rsidR="00000000" w:rsidRPr="00000000">
        <w:rPr>
          <w:rFonts w:ascii="Times New Roman" w:cs="Times New Roman" w:eastAsia="Times New Roman" w:hAnsi="Times New Roman"/>
          <w:sz w:val="24"/>
          <w:szCs w:val="24"/>
          <w:highlight w:val="white"/>
          <w:rtl w:val="0"/>
        </w:rPr>
        <w:t xml:space="preserve">визначених відповідно до постанови Кабінету Міністрів України від 28 лютого 2023 р. </w:t>
      </w:r>
      <w:hyperlink r:id="rId9">
        <w:r w:rsidDel="00000000" w:rsidR="00000000" w:rsidRPr="00000000">
          <w:rPr>
            <w:rFonts w:ascii="Times New Roman" w:cs="Times New Roman" w:eastAsia="Times New Roman" w:hAnsi="Times New Roman"/>
            <w:sz w:val="24"/>
            <w:szCs w:val="24"/>
            <w:highlight w:val="white"/>
            <w:u w:val="single"/>
            <w:rtl w:val="0"/>
          </w:rPr>
          <w:t xml:space="preserve">№ 174</w:t>
        </w:r>
      </w:hyperlink>
      <w:r w:rsidDel="00000000" w:rsidR="00000000" w:rsidRPr="00000000">
        <w:rPr>
          <w:rFonts w:ascii="Times New Roman" w:cs="Times New Roman" w:eastAsia="Times New Roman" w:hAnsi="Times New Roman"/>
          <w:sz w:val="24"/>
          <w:szCs w:val="24"/>
          <w:highlight w:val="white"/>
          <w:rtl w:val="0"/>
        </w:rPr>
        <w:t xml:space="preserve"> “Деякі питання організації спроможної мережі закладів охорони здоров’я”</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4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закладів охорони здоров’я Національної академії медичних наук України та Міністерства охорони здоров’я України, що не мали договору за відповідним пакетом із НСЗУ та/або визначені постановою КМУ від 28 березня 2018 р. № 391 «Про затвердження вимог до надавача послуг з медичного обслуговування населення, з яким головними розпорядниками бюджетних коштів укладаються договори про медичне обслуговування населення»;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4C">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закладів охорони здоров’я, що розташовані на територіях, включених до переліку територій, на яких ведуться (велися) бойові дії або тимчасово окупованих Російською Федерацією, затвердженого наказом Мінрозвитку, для яких у період з 1 квітня до 31 грудня 2025 р. не було визначено дату завершення бойових дій (припинення можливості бойових дій) або тимчасової окупації;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4D">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закладів охорони здоров’я в Автономній Республіці Крим, областях, мм. Києві та Севастополі, визначених для надання медичних послуг з діагностики та лікування дорослих і дітей з туберкульозом в амбулаторних та стаціонарних умовах.</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4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4F">
      <w:pPr>
        <w:shd w:fill="ffffff" w:val="clea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5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