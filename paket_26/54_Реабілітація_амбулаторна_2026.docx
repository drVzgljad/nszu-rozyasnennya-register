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89">
      <w:pPr>
        <w:pStyle w:val="Heading1"/>
        <w:shd w:fill="ffffff" w:val="clear"/>
        <w:spacing w:after="0" w:before="360" w:line="276" w:lineRule="auto"/>
        <w:jc w:val="center"/>
        <w:rPr>
          <w:rFonts w:ascii="Times New Roman" w:cs="Times New Roman" w:eastAsia="Times New Roman" w:hAnsi="Times New Roman"/>
          <w:sz w:val="24"/>
          <w:szCs w:val="24"/>
        </w:rPr>
      </w:pPr>
      <w:bookmarkStart w:colFirst="0" w:colLast="0" w:name="_heading=h.o9sfvtyo88qt" w:id="60"/>
      <w:bookmarkEnd w:id="60"/>
      <w:r w:rsidDel="00000000" w:rsidR="00000000" w:rsidRPr="00000000">
        <w:rPr>
          <w:rFonts w:ascii="Times New Roman" w:cs="Times New Roman" w:eastAsia="Times New Roman" w:hAnsi="Times New Roman"/>
          <w:sz w:val="24"/>
          <w:szCs w:val="24"/>
          <w:rtl w:val="0"/>
        </w:rPr>
        <w:t xml:space="preserve">54. РЕАБІЛІТАЦІЙНА ДОПОМОГА ДОРОСЛИМ І ДІТЯМ У АМБУЛАТОРНИХ УМОВАХ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8A">
      <w:pPr>
        <w:shd w:fill="ffffff" w:val="clea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Обсяг медичних послуг, який надавач зобов’язується надавати за договором відповідно до медичних потреб пацієнта/пацієнтки (специфікація)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8B">
      <w:pPr>
        <w:shd w:fill="ffffff" w:val="clear"/>
        <w:spacing w:after="0" w:before="240" w:line="276" w:lineRule="auto"/>
        <w:ind w:left="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Проведення реабілітаційного обстеження пацієнта/пацієнтки фізичним терапевтом або ерготерапевтом.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8C">
      <w:pPr>
        <w:shd w:fill="ffffff" w:val="clear"/>
        <w:spacing w:after="0" w:before="240" w:line="276" w:lineRule="auto"/>
        <w:ind w:left="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Визначення мети та завдань реабілітації, складання програми терапії: програми фізичної терапії або програми ерготерапії з урахуванням медичних обмежень та застережень щодо надання реабілітаційної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8D">
      <w:pPr>
        <w:shd w:fill="ffffff" w:val="clear"/>
        <w:spacing w:after="0" w:before="240" w:line="276" w:lineRule="auto"/>
        <w:ind w:left="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Надання реабілітаційної допомоги низького обсягу (одна година реабілітації на добу) пацієнту/пацієнтці продовж післягострого та/або довготривалого реабілітаційних періодів відповідно до складеної програми терапії.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8E">
      <w:pPr>
        <w:shd w:fill="ffffff" w:val="clear"/>
        <w:spacing w:after="0" w:before="240" w:line="276" w:lineRule="auto"/>
        <w:ind w:left="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Здійснення моніторингу клінічного стану пацієнта/пацієнтки, поточного контролю за виконанням ними програми терапії та її коригування у разі потреби.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8F">
      <w:pPr>
        <w:shd w:fill="ffffff" w:val="clear"/>
        <w:spacing w:after="0" w:before="240" w:line="276" w:lineRule="auto"/>
        <w:ind w:left="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Надання домедичної допомоги, а також виклик бригади екстреної (швидкої) медичної допомоги за потреби.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90">
      <w:pPr>
        <w:shd w:fill="ffffff" w:val="clear"/>
        <w:spacing w:after="0" w:before="240" w:line="276" w:lineRule="auto"/>
        <w:ind w:left="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Призначення допоміжних засобів реабілітації (за потреби) під час надання реабілітаційної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91">
      <w:pPr>
        <w:shd w:fill="ffffff" w:val="clear"/>
        <w:spacing w:after="0" w:before="240" w:line="276" w:lineRule="auto"/>
        <w:ind w:left="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Підбір, налаштування та навчання пацієнтки/пацієнта користуванню допоміжними засобами реабілітації під час надання реабілітаційної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92">
      <w:pPr>
        <w:shd w:fill="ffffff" w:val="clear"/>
        <w:spacing w:after="0" w:before="240" w:line="276" w:lineRule="auto"/>
        <w:ind w:left="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Консультування та навчання пацієнта/родини/доглядачів особливостям догляду, запобіганню можливих ускладнень та дотриманню рекомендацій під час надання реабілітаційної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93">
      <w:pPr>
        <w:shd w:fill="ffffff" w:val="clear"/>
        <w:spacing w:after="0" w:before="240" w:line="276" w:lineRule="auto"/>
        <w:ind w:left="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Дотримання принципів безбар’єрності та інклюзії при наданні реабілітаційної допомоги, у тому числі з використанням методів і засобів телемедицини відповідно до нормативно-правових актів.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94">
      <w:pPr>
        <w:shd w:fill="ffffff" w:val="clear"/>
        <w:spacing w:after="0" w:line="276" w:lineRule="auto"/>
        <w:ind w:left="360" w:firstLine="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95">
      <w:pPr>
        <w:shd w:fill="ffffff" w:val="clear"/>
        <w:spacing w:after="0" w:line="276" w:lineRule="auto"/>
        <w:ind w:left="360" w:firstLine="0"/>
        <w:jc w:val="both"/>
        <w:rPr>
          <w:rFonts w:ascii="Times New Roman" w:cs="Times New Roman" w:eastAsia="Times New Roman" w:hAnsi="Times New Roman"/>
          <w:b w:val="1"/>
          <w:bCs w:val="1"/>
          <w:sz w:val="24"/>
          <w:szCs w:val="24"/>
        </w:rPr>
      </w:pPr>
      <w:bookmarkStart w:colFirst="0" w:colLast="0" w:name="_heading=h.98n7jgx5y1e6" w:id="61"/>
      <w:bookmarkEnd w:id="61"/>
      <w:r w:rsidDel="00000000" w:rsidR="00000000" w:rsidRPr="00000000">
        <w:rPr>
          <w:rFonts w:ascii="Times New Roman" w:cs="Times New Roman" w:eastAsia="Times New Roman" w:hAnsi="Times New Roman"/>
          <w:b w:val="1"/>
          <w:bCs w:val="1"/>
          <w:i w:val="1"/>
          <w:iCs w:val="1"/>
          <w:sz w:val="24"/>
          <w:szCs w:val="24"/>
          <w:rtl w:val="0"/>
        </w:rPr>
        <w:t xml:space="preserve">Додаткові вимоги до обсягу медичних послуг, який надавач зобов’язується надавати за договором відповідно до медичних потреб пацієнта/пацієнтки:</w:t>
      </w:r>
      <w:r w:rsidDel="00000000" w:rsidR="00000000" w:rsidRPr="00000000">
        <w:rPr>
          <w:rFonts w:ascii="Times New Roman" w:cs="Times New Roman" w:eastAsia="Times New Roman" w:hAnsi="Times New Roman"/>
          <w:b w:val="1"/>
          <w:b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96">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Проведення первинного, етапних, заключного реабілітаційного обстеження лікарем фізичної та реабілітаційної медицини та фахівцями з реабілітації – членами мультидисциплінарної реабілітаційної команди.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97">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Встановлення реабілітаційного діагнозу, складання індивідуального реабілітаційного плану та програм терапій фахівцями з реабілітації – членами мультидисцип лінарної реабілітаційної команди.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98">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Визначення реабілітаційного прогнозу мультидисциплінарною реабілітаційною командою за результатами реабілітаційного обстеження для складання індивідуального реабілітаційного плану пацієнта/пацієнтки та планування подальшого реабілітаційного маршруту пацієнта/пацієнтки.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99">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Надання реабілітаційної допомоги середнього обсягу (від однієї до двох годин реабілітації на добу) упродовж післягострого та довготривалого реабілітаційних періодів відповідно до складеного індивідуального реабілітаційного плану.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9A">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Консультування пацієнта/пацієнтки лікарями інших спеціальностей.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9B">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Надання невідкладної медичної допомоги, а також виклик бригади екстреної (швидкої) медичної допомоги за потреби та надання невідкладної медичної допомоги пацієнту/пацієнтці до її прибуття.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9C">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Направлення пацієнта/пацієнтки в інші ЗОЗ/підрозділи для надання їм спеціалізованої медичної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9D">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Направлення пацієнта/пацієнтки, за наявності показань, для проведення лабораторних та/або інструментальних обстежень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9E">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Оформлення довідок, формування медичних висновків про тимчасову непрацездатність, про необхідність забезпечення допоміжними засобами реабілітації та направлень на медико-соціальну експертну комісію та/або лікарсько-консультативну комісію.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9F">
      <w:pPr>
        <w:shd w:fill="ffffff" w:val="clear"/>
        <w:spacing w:after="0" w:line="276" w:lineRule="auto"/>
        <w:ind w:left="360" w:firstLine="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A0">
      <w:pPr>
        <w:shd w:fill="ffffff" w:val="clear"/>
        <w:spacing w:after="0" w:line="276" w:lineRule="auto"/>
        <w:ind w:left="360" w:firstLine="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A1">
      <w:pPr>
        <w:shd w:fill="ffffff" w:val="clear"/>
        <w:spacing w:after="0" w:line="276" w:lineRule="auto"/>
        <w:ind w:left="360" w:firstLine="0"/>
        <w:jc w:val="center"/>
        <w:rPr>
          <w:rFonts w:ascii="Times New Roman" w:cs="Times New Roman" w:eastAsia="Times New Roman" w:hAnsi="Times New Roman"/>
          <w:b w:val="1"/>
          <w:bCs w:val="1"/>
          <w:sz w:val="24"/>
          <w:szCs w:val="24"/>
        </w:rPr>
      </w:pPr>
      <w:bookmarkStart w:colFirst="0" w:colLast="0" w:name="_heading=h.98n7jgx5y1e6" w:id="61"/>
      <w:bookmarkEnd w:id="61"/>
      <w:r w:rsidDel="00000000" w:rsidR="00000000" w:rsidRPr="00000000">
        <w:rPr>
          <w:rFonts w:ascii="Times New Roman" w:cs="Times New Roman" w:eastAsia="Times New Roman" w:hAnsi="Times New Roman"/>
          <w:b w:val="1"/>
          <w:bCs w:val="1"/>
          <w:sz w:val="24"/>
          <w:szCs w:val="24"/>
          <w:rtl w:val="0"/>
        </w:rPr>
        <w:t xml:space="preserve">РЕАБІЛІТАЦІЙНА ДОПОМОГА ДОРОСЛИМ І ДІТЯМ У АМБУЛАТОРНИХ УМОВАХ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A2">
      <w:pPr>
        <w:shd w:fill="ffffff" w:val="clear"/>
        <w:spacing w:after="0" w:line="276" w:lineRule="auto"/>
        <w:ind w:left="360" w:firstLine="0"/>
        <w:jc w:val="center"/>
        <w:rPr>
          <w:rFonts w:ascii="Times New Roman" w:cs="Times New Roman" w:eastAsia="Times New Roman" w:hAnsi="Times New Roman"/>
          <w:b w:val="1"/>
          <w:bCs w:val="1"/>
          <w:sz w:val="24"/>
          <w:szCs w:val="24"/>
        </w:rPr>
      </w:pPr>
      <w:bookmarkStart w:colFirst="0" w:colLast="0" w:name="_heading=h.98n7jgx5y1e6" w:id="61"/>
      <w:bookmarkEnd w:id="61"/>
      <w:r w:rsidDel="00000000" w:rsidR="00000000" w:rsidRPr="00000000">
        <w:rPr>
          <w:rFonts w:ascii="Times New Roman" w:cs="Times New Roman" w:eastAsia="Times New Roman" w:hAnsi="Times New Roman"/>
          <w:b w:val="1"/>
          <w:bCs w:val="1"/>
          <w:sz w:val="24"/>
          <w:szCs w:val="24"/>
          <w:rtl w:val="0"/>
        </w:rPr>
        <w:t xml:space="preserve">Умови закупівлі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A3">
      <w:pPr>
        <w:shd w:fill="ffffff" w:val="clear"/>
        <w:spacing w:after="0" w:line="276" w:lineRule="auto"/>
        <w:ind w:left="360" w:firstLine="0"/>
        <w:jc w:val="both"/>
        <w:rPr>
          <w:rFonts w:ascii="Times New Roman" w:cs="Times New Roman" w:eastAsia="Times New Roman" w:hAnsi="Times New Roman"/>
          <w:i w:val="1"/>
          <w:iCs w:val="1"/>
          <w:sz w:val="24"/>
          <w:szCs w:val="24"/>
        </w:rPr>
      </w:pPr>
      <w:bookmarkStart w:colFirst="0" w:colLast="0" w:name="_heading=h.98n7jgx5y1e6" w:id="61"/>
      <w:bookmarkEnd w:id="61"/>
      <w:r w:rsidDel="00000000" w:rsidR="00000000" w:rsidRPr="00000000">
        <w:rPr>
          <w:rFonts w:ascii="Times New Roman" w:cs="Times New Roman" w:eastAsia="Times New Roman" w:hAnsi="Times New Roman"/>
          <w:i w:val="1"/>
          <w:i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A4">
      <w:pPr>
        <w:shd w:fill="ffffff" w:val="clear"/>
        <w:spacing w:after="0" w:line="276" w:lineRule="auto"/>
        <w:ind w:left="360" w:firstLine="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i w:val="1"/>
          <w:iCs w:val="1"/>
          <w:sz w:val="24"/>
          <w:szCs w:val="24"/>
          <w:rtl w:val="0"/>
        </w:rPr>
        <w:t xml:space="preserve">Умови надання послуги:</w:t>
      </w:r>
      <w:r w:rsidDel="00000000" w:rsidR="00000000" w:rsidRPr="00000000">
        <w:rPr>
          <w:rFonts w:ascii="Times New Roman" w:cs="Times New Roman" w:eastAsia="Times New Roman" w:hAnsi="Times New Roman"/>
          <w:sz w:val="24"/>
          <w:szCs w:val="24"/>
          <w:rtl w:val="0"/>
        </w:rPr>
        <w:t xml:space="preserve"> амбулаторно або за місцем перебування.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A5">
      <w:pPr>
        <w:shd w:fill="ffffff" w:val="clear"/>
        <w:spacing w:after="0" w:line="276" w:lineRule="auto"/>
        <w:ind w:left="360" w:firstLine="0"/>
        <w:jc w:val="both"/>
        <w:rPr>
          <w:rFonts w:ascii="Times New Roman" w:cs="Times New Roman" w:eastAsia="Times New Roman" w:hAnsi="Times New Roman"/>
          <w:i w:val="1"/>
          <w:iCs w:val="1"/>
          <w:sz w:val="24"/>
          <w:szCs w:val="24"/>
        </w:rPr>
      </w:pPr>
      <w:bookmarkStart w:colFirst="0" w:colLast="0" w:name="_heading=h.98n7jgx5y1e6" w:id="61"/>
      <w:bookmarkEnd w:id="61"/>
      <w:r w:rsidDel="00000000" w:rsidR="00000000" w:rsidRPr="00000000">
        <w:rPr>
          <w:rFonts w:ascii="Times New Roman" w:cs="Times New Roman" w:eastAsia="Times New Roman" w:hAnsi="Times New Roman"/>
          <w:i w:val="1"/>
          <w:i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A6">
      <w:pPr>
        <w:shd w:fill="ffffff" w:val="clear"/>
        <w:spacing w:after="0" w:line="276" w:lineRule="auto"/>
        <w:ind w:left="360" w:firstLine="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i w:val="1"/>
          <w:iCs w:val="1"/>
          <w:sz w:val="24"/>
          <w:szCs w:val="24"/>
          <w:rtl w:val="0"/>
        </w:rPr>
        <w:t xml:space="preserve">Підстави надання послуги</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A7">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направлення лікаря з надання ПМД, якого обрано за декларацією про вибір лікаря;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A8">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направлення лікаря фізичної та реабілітаційної медицини.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A9">
      <w:pPr>
        <w:shd w:fill="ffffff" w:val="clear"/>
        <w:spacing w:after="0" w:line="276" w:lineRule="auto"/>
        <w:ind w:left="360" w:firstLine="0"/>
        <w:jc w:val="both"/>
        <w:rPr>
          <w:rFonts w:ascii="Times New Roman" w:cs="Times New Roman" w:eastAsia="Times New Roman" w:hAnsi="Times New Roman"/>
          <w:i w:val="1"/>
          <w:iCs w:val="1"/>
          <w:sz w:val="24"/>
          <w:szCs w:val="24"/>
        </w:rPr>
      </w:pPr>
      <w:bookmarkStart w:colFirst="0" w:colLast="0" w:name="_heading=h.98n7jgx5y1e6" w:id="61"/>
      <w:bookmarkEnd w:id="61"/>
      <w:r w:rsidDel="00000000" w:rsidR="00000000" w:rsidRPr="00000000">
        <w:rPr>
          <w:rFonts w:ascii="Times New Roman" w:cs="Times New Roman" w:eastAsia="Times New Roman" w:hAnsi="Times New Roman"/>
          <w:i w:val="1"/>
          <w:i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AA">
      <w:pPr>
        <w:shd w:fill="ffffff" w:val="clear"/>
        <w:spacing w:after="0" w:line="276" w:lineRule="auto"/>
        <w:ind w:left="360" w:firstLine="0"/>
        <w:jc w:val="both"/>
        <w:rPr>
          <w:rFonts w:ascii="Times New Roman" w:cs="Times New Roman" w:eastAsia="Times New Roman" w:hAnsi="Times New Roman"/>
          <w:i w:val="1"/>
          <w:iCs w:val="1"/>
          <w:sz w:val="24"/>
          <w:szCs w:val="24"/>
        </w:rPr>
      </w:pPr>
      <w:bookmarkStart w:colFirst="0" w:colLast="0" w:name="_heading=h.98n7jgx5y1e6" w:id="61"/>
      <w:bookmarkEnd w:id="61"/>
      <w:r w:rsidDel="00000000" w:rsidR="00000000" w:rsidRPr="00000000">
        <w:rPr>
          <w:rFonts w:ascii="Times New Roman" w:cs="Times New Roman" w:eastAsia="Times New Roman" w:hAnsi="Times New Roman"/>
          <w:i w:val="1"/>
          <w:iCs w:val="1"/>
          <w:sz w:val="24"/>
          <w:szCs w:val="24"/>
          <w:rtl w:val="0"/>
        </w:rPr>
        <w:t xml:space="preserve">Додаткові підстави надання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AB">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направлення лікуючого лікаря.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AC">
      <w:pPr>
        <w:shd w:fill="ffffff" w:val="clear"/>
        <w:spacing w:after="0" w:line="276" w:lineRule="auto"/>
        <w:ind w:left="360" w:firstLine="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AD">
      <w:pPr>
        <w:shd w:fill="ffffff" w:val="clear"/>
        <w:spacing w:after="0" w:line="276" w:lineRule="auto"/>
        <w:ind w:left="360" w:firstLine="0"/>
        <w:jc w:val="both"/>
        <w:rPr>
          <w:rFonts w:ascii="Times New Roman" w:cs="Times New Roman" w:eastAsia="Times New Roman" w:hAnsi="Times New Roman"/>
          <w:i w:val="1"/>
          <w:iCs w:val="1"/>
          <w:sz w:val="24"/>
          <w:szCs w:val="24"/>
        </w:rPr>
      </w:pPr>
      <w:bookmarkStart w:colFirst="0" w:colLast="0" w:name="_heading=h.98n7jgx5y1e6" w:id="61"/>
      <w:bookmarkEnd w:id="61"/>
      <w:r w:rsidDel="00000000" w:rsidR="00000000" w:rsidRPr="00000000">
        <w:rPr>
          <w:rFonts w:ascii="Times New Roman" w:cs="Times New Roman" w:eastAsia="Times New Roman" w:hAnsi="Times New Roman"/>
          <w:i w:val="1"/>
          <w:iCs w:val="1"/>
          <w:sz w:val="24"/>
          <w:szCs w:val="24"/>
          <w:rtl w:val="0"/>
        </w:rPr>
        <w:t xml:space="preserve">Вимоги до організації надання послуги: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AE">
      <w:pPr>
        <w:shd w:fill="ffffff" w:val="clear"/>
        <w:spacing w:after="0" w:before="240" w:line="276" w:lineRule="auto"/>
        <w:ind w:left="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приміщення з відповідним оснащенням, яке передбачене для надання відповідного виду терапії під час надання послуг з 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AF">
      <w:pPr>
        <w:shd w:fill="ffffff" w:val="clear"/>
        <w:spacing w:after="0" w:before="240" w:line="276" w:lineRule="auto"/>
        <w:ind w:left="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проведення реабілітаційного обстеження пацієнта/пацієнтки фізичним терапевтом або ерготерапевтом.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B0">
      <w:pPr>
        <w:shd w:fill="ffffff" w:val="clear"/>
        <w:spacing w:after="0" w:before="240" w:line="276" w:lineRule="auto"/>
        <w:ind w:left="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складання програми терапії фізичним терапевтом або ерготерапевтом.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B1">
      <w:pPr>
        <w:shd w:fill="ffffff" w:val="clear"/>
        <w:spacing w:after="0" w:before="240" w:line="276" w:lineRule="auto"/>
        <w:ind w:left="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дотримання мети і виконання завдань реабілітації відповідно до загальних мети та завдань, зазначених у програмі терапії.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B2">
      <w:pPr>
        <w:shd w:fill="ffffff" w:val="clear"/>
        <w:spacing w:after="0" w:before="240" w:line="276" w:lineRule="auto"/>
        <w:ind w:left="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надання реабілітаційної допомоги низького обсягу пацієнтам упродовж післягострого та/або довготривалого реабілітаційних періодів відповідно до складеної програми терапії.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B3">
      <w:pPr>
        <w:shd w:fill="ffffff" w:val="clear"/>
        <w:spacing w:after="0" w:before="240" w:line="276" w:lineRule="auto"/>
        <w:ind w:left="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здійснення моніторингу клінічного стану пацієнта/пацієнтки, поточного контролю за виконанням ними програми терапії та її коригування у разі потреби.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B4">
      <w:pPr>
        <w:shd w:fill="ffffff" w:val="clear"/>
        <w:spacing w:after="0" w:before="240" w:line="276" w:lineRule="auto"/>
        <w:ind w:left="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інформування та навчання пацієнтів/родини/доглядачів щодо особливостей догляду, важливості дотримання рекомендацій, можливостей профілактики ускладнень та реабілітації, залучення пацієнтів до ухвалення рішень щодо їх здоров'я, узгодження програми терапії з пацієнтами відповідно до їх очікувань та можливостей.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B5">
      <w:pPr>
        <w:shd w:fill="ffffff" w:val="clear"/>
        <w:spacing w:after="0" w:before="240" w:line="276" w:lineRule="auto"/>
        <w:ind w:left="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призначення допоміжних засобів реабілітації (за потреби), підбору, налаштування та навчання користуванню допоміжними засобами реабілітації під час надання реабілітаційної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B6">
      <w:pPr>
        <w:shd w:fill="ffffff" w:val="clear"/>
        <w:spacing w:after="0" w:before="240" w:line="276" w:lineRule="auto"/>
        <w:ind w:left="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консультативної та методологічної підтримки пацієнтів, які потребують реабілітації, членів їх сімей, інших осіб, які здійснюють догляд, з питань обмежень повсякденного функціонування/життєдіяльності та надання реабілітаційної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B7">
      <w:pPr>
        <w:shd w:fill="ffffff" w:val="clear"/>
        <w:spacing w:after="0" w:before="240" w:line="276" w:lineRule="auto"/>
        <w:ind w:left="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консультування та навчання пацієнта/родини/доглядачів особливостям догляду, запобіганню можливих ускладнень та дотриманню рекомендацій під час надання реабілітаційної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B8">
      <w:pPr>
        <w:shd w:fill="ffffff" w:val="clear"/>
        <w:spacing w:after="0" w:before="240" w:line="276" w:lineRule="auto"/>
        <w:ind w:left="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надання домедичної допомоги, а також виклик бригади екстреної (швидкої) медичної допомоги за потреби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B9">
      <w:pPr>
        <w:shd w:fill="ffffff" w:val="clear"/>
        <w:spacing w:after="0" w:before="240" w:line="276" w:lineRule="auto"/>
        <w:ind w:left="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дотримання принципів безбар’єрності та інклюзії при наданні реабілітаційної допомоги, у тому числі з використанням методів і засобів телемедицини відповідно до нормативно-правових актів.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BA">
      <w:pPr>
        <w:shd w:fill="ffffff" w:val="clear"/>
        <w:spacing w:after="0" w:line="276" w:lineRule="auto"/>
        <w:ind w:left="360" w:firstLine="0"/>
        <w:jc w:val="both"/>
        <w:rPr>
          <w:rFonts w:ascii="Times New Roman" w:cs="Times New Roman" w:eastAsia="Times New Roman" w:hAnsi="Times New Roman"/>
          <w:i w:val="1"/>
          <w:iCs w:val="1"/>
          <w:color w:val="ee0000"/>
          <w:sz w:val="24"/>
          <w:szCs w:val="24"/>
        </w:rPr>
      </w:pPr>
      <w:bookmarkStart w:colFirst="0" w:colLast="0" w:name="_heading=h.98n7jgx5y1e6" w:id="61"/>
      <w:bookmarkEnd w:id="61"/>
      <w:r w:rsidDel="00000000" w:rsidR="00000000" w:rsidRPr="00000000">
        <w:rPr>
          <w:rFonts w:ascii="Times New Roman" w:cs="Times New Roman" w:eastAsia="Times New Roman" w:hAnsi="Times New Roman"/>
          <w:i w:val="1"/>
          <w:iCs w:val="1"/>
          <w:color w:val="ee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BB">
      <w:pPr>
        <w:shd w:fill="ffffff" w:val="clear"/>
        <w:spacing w:after="0" w:line="276" w:lineRule="auto"/>
        <w:ind w:left="360" w:firstLine="0"/>
        <w:jc w:val="both"/>
        <w:rPr>
          <w:rFonts w:ascii="Times New Roman" w:cs="Times New Roman" w:eastAsia="Times New Roman" w:hAnsi="Times New Roman"/>
          <w:i w:val="1"/>
          <w:iCs w:val="1"/>
          <w:sz w:val="24"/>
          <w:szCs w:val="24"/>
        </w:rPr>
      </w:pPr>
      <w:bookmarkStart w:colFirst="0" w:colLast="0" w:name="_heading=h.98n7jgx5y1e6" w:id="61"/>
      <w:bookmarkEnd w:id="61"/>
      <w:r w:rsidDel="00000000" w:rsidR="00000000" w:rsidRPr="00000000">
        <w:rPr>
          <w:rFonts w:ascii="Times New Roman" w:cs="Times New Roman" w:eastAsia="Times New Roman" w:hAnsi="Times New Roman"/>
          <w:i w:val="1"/>
          <w:iCs w:val="1"/>
          <w:sz w:val="24"/>
          <w:szCs w:val="24"/>
          <w:rtl w:val="0"/>
        </w:rPr>
        <w:t xml:space="preserve">Додаткові вимоги до організації надання послуги: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BC">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проведення первинного, етапних, заключного реабілітаційних обстежень лікарем фізичної та реабілітаційної медицини та фахівцями з реабілітації – членами мультидисциплінарної реабілітаційної команди.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BD">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складання індивідуального реабілітаційного плану та програм терапій фахівцями з реабілітації – членами мультидисциплінарної реабілітаційної команди та здійснення контролю за їх виконанням пацієнтами.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BE">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дотримання мети і виконання завдань реабілітації відповідно до загальних мети та завдань, зазначених в індивідуальному реабілітаційному плані.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BF">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надання реабілітаційної допомоги (зокрема із застосуванням телереабілітації) середнього обсягу (від однієї до двох годин реабілітації на добу) та/або низького обсягу (одна або менше годин реабілітації на добу) пацієнтам, які потребують реабілітації, упродовж післягострого та довготривалого реабілітаційних періодів відповідно до складеного індивідуального реабілітаційного плану.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C0">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Здійснення постійного контролю ефективності наданої реабілітаційної допомоги та застосування допоміжних засобів реабілітації шляхом збору, обробки, аналізу, зберігання та передачі інформації, яку внесено до медичних записів індивідуального реабілітаційного плану особи, яка потребує реабілітації, та медичної інформаційної системи закладу.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C1">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дотримання реабілітаційного маршруту пацієнтів, які потребують реабілітаційної допомоги, відповідно до галузевих стандартів та обов’язкове інформування пацієнтів про ці маршрути, що визначаються станом здоров’я пацієнтів.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C2">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надання реабілітаційної допомоги телемедичними засобами відповідно до вимог чинного законодавства.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C3">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консультування пацієнтів іншими спеціалістами та фахівцями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C4">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направлення пацієнтів, за наявності показань, для проведення лабораторних та/або інструментальних обстежень у закладі або на умовах договору підряду.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C5">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направлення пацієнтів в інші заклади/підрозділи для надання їм спеціалізованої медичної допомоги (за потреби).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C6">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оформлення довідок, формування медичних висновків про тимчасову непрацездатність, про необхідність забезпечення допоміжними засобами реабілітації та направлень на лікарсько-консультативну комісію та/або медико-соціально експертну комісію.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C7">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взаємодії з іншими надавачами медичних послуг, центрами соціальних служб для сім'ї, дітей та молоді, службами у справах дітей, територіальними центрами соціального обслуговування населення, іншими надавачами соціальних послуг, зокрема,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в інтересах своєчасного та ефективного надання допомоги пацієнтам.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C8">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 (</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C9">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безперервного професійного розвитку спеціалістів та фахівців з реабілітації згідно із законодавством.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CA">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Дотримання вимог законодавства у сфері протидії насильству, зокрема, виявлення ознак насильства у пацієнтів та повідомлення відповідних служб згідно із затвердженим законодавством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CB">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CC">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затвердженої програми з інфекційного контролю та дотримання заходів із запобігання інфекційним захворюванням, пов’язаним з наданням медичної та реабілітаційної допомоги, відповідно до чинних наказів МОЗ.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CD">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та реабілітаційної допомоги в умовах виникнення пандемії, а також у випадку виникнення осередку інфікування ОНІХ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CE">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та реабілітаційної допомоги необхідного обсягу та належної якості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CF">
      <w:pPr>
        <w:shd w:fill="ffffff" w:val="clear"/>
        <w:spacing w:after="0" w:line="276" w:lineRule="auto"/>
        <w:ind w:left="360" w:firstLine="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D0">
      <w:pPr>
        <w:shd w:fill="ffffff" w:val="clear"/>
        <w:spacing w:after="0" w:line="276" w:lineRule="auto"/>
        <w:ind w:left="360" w:firstLine="0"/>
        <w:jc w:val="both"/>
        <w:rPr>
          <w:rFonts w:ascii="Times New Roman" w:cs="Times New Roman" w:eastAsia="Times New Roman" w:hAnsi="Times New Roman"/>
          <w:i w:val="1"/>
          <w:iCs w:val="1"/>
          <w:sz w:val="24"/>
          <w:szCs w:val="24"/>
        </w:rPr>
      </w:pPr>
      <w:bookmarkStart w:colFirst="0" w:colLast="0" w:name="_heading=h.98n7jgx5y1e6" w:id="61"/>
      <w:bookmarkEnd w:id="61"/>
      <w:r w:rsidDel="00000000" w:rsidR="00000000" w:rsidRPr="00000000">
        <w:rPr>
          <w:rFonts w:ascii="Times New Roman" w:cs="Times New Roman" w:eastAsia="Times New Roman" w:hAnsi="Times New Roman"/>
          <w:i w:val="1"/>
          <w:iCs w:val="1"/>
          <w:sz w:val="24"/>
          <w:szCs w:val="24"/>
          <w:rtl w:val="0"/>
        </w:rPr>
        <w:t xml:space="preserve">Вимоги до спеціалістів та кількості фахівців у сфері охорони здоров’я, які працюють на посадах.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D1">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 місцем надання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D2">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Фізичний терапевт та/або ерготерапевт - щонайменше 2 особи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D3">
      <w:pPr>
        <w:shd w:fill="ffffff" w:val="clear"/>
        <w:spacing w:after="0" w:line="276" w:lineRule="auto"/>
        <w:ind w:left="360" w:firstLine="0"/>
        <w:jc w:val="both"/>
        <w:rPr>
          <w:rFonts w:ascii="Times New Roman" w:cs="Times New Roman" w:eastAsia="Times New Roman" w:hAnsi="Times New Roman"/>
          <w:color w:val="ee0000"/>
          <w:sz w:val="24"/>
          <w:szCs w:val="24"/>
        </w:rPr>
      </w:pPr>
      <w:bookmarkStart w:colFirst="0" w:colLast="0" w:name="_heading=h.98n7jgx5y1e6" w:id="61"/>
      <w:bookmarkEnd w:id="61"/>
      <w:r w:rsidDel="00000000" w:rsidR="00000000" w:rsidRPr="00000000">
        <w:rPr>
          <w:rFonts w:ascii="Times New Roman" w:cs="Times New Roman" w:eastAsia="Times New Roman" w:hAnsi="Times New Roman"/>
          <w:color w:val="ee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D4">
      <w:pPr>
        <w:shd w:fill="ffffff" w:val="clear"/>
        <w:spacing w:after="0" w:line="276" w:lineRule="auto"/>
        <w:ind w:left="360" w:firstLine="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i w:val="1"/>
          <w:iCs w:val="1"/>
          <w:sz w:val="24"/>
          <w:szCs w:val="24"/>
          <w:rtl w:val="0"/>
        </w:rPr>
        <w:t xml:space="preserve">Додаткові вимоги до спеціалістів та кількості фахівців у сфері охорони здоров’я, які працюють на посадах</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D5">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 місцем надання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D6">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 </w:t>
      </w:r>
      <w:sdt>
        <w:sdtPr>
          <w:id w:val="-1190808834"/>
          <w:tag w:val="goog_rdk_321"/>
        </w:sdtPr>
        <w:sdtContent>
          <w:del w:author="Julia" w:id="157" w:date="2026-05-18T14:19:43Z">
            <w:r w:rsidDel="00000000" w:rsidR="00000000" w:rsidRPr="00000000">
              <w:rPr>
                <w:rFonts w:ascii="Times New Roman" w:cs="Times New Roman" w:eastAsia="Times New Roman" w:hAnsi="Times New Roman"/>
                <w:sz w:val="24"/>
                <w:szCs w:val="24"/>
                <w:rtl w:val="0"/>
              </w:rPr>
              <w:delText xml:space="preserve">з </w:delText>
            </w:r>
          </w:del>
        </w:sdtContent>
      </w:sdt>
      <w:r w:rsidDel="00000000" w:rsidR="00000000" w:rsidRPr="00000000">
        <w:rPr>
          <w:rFonts w:ascii="Times New Roman" w:cs="Times New Roman" w:eastAsia="Times New Roman" w:hAnsi="Times New Roman"/>
          <w:sz w:val="24"/>
          <w:szCs w:val="24"/>
          <w:rtl w:val="0"/>
        </w:rPr>
        <w:t xml:space="preserve">фізичної та реабілітаційної медицини – щонайменше 2 особи, які працюють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D7">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Лікар-психолог та/або лікар-психотерапевт, та/або психотерапевт, та/або клінічний психолог, та/або психолог – щонайменше 2 особи із зазначеного переліку, які працюють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D8">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Фізичний терапевт – щонайменше 2 особи, які працюють за основним місцем роботи в цьому ЗОЗ.  Допускається, сумісництво фахівця у випадках надання реабілітаційної допомоги в амбулаторних умовах (зокрема у вигляді домашньої реабілітації) як фахівця з реабілітації який надає реабілітаційну допомогу самостійно відповідно до індивідуального реабілітаційного плану.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D9">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Ерготерапевт – щонайменше 2 особи, які працюють за основним місцем роботи в цьому ЗОЗ. Допускається, сумісництво фахівця у випадках надання реабілітаційної допомоги в амбулаторних умовах (зокрема у вигляді домашньої реабілітації) як фахівця з реабілітації який надає реабілітаційну допомогу самостійно відповідно до індивідуального реабілітаційного плану.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DA">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Асистент фізичного терапевта </w:t>
      </w:r>
      <w:r w:rsidDel="00000000" w:rsidR="00000000" w:rsidRPr="00000000">
        <w:rPr>
          <w:rFonts w:ascii="Times New Roman" w:cs="Times New Roman" w:eastAsia="Times New Roman" w:hAnsi="Times New Roman"/>
          <w:b w:val="1"/>
          <w:bCs w:val="1"/>
          <w:sz w:val="24"/>
          <w:szCs w:val="24"/>
          <w:rtl w:val="0"/>
        </w:rPr>
        <w:t xml:space="preserve">та/або фіз</w:t>
      </w:r>
      <w:sdt>
        <w:sdtPr>
          <w:id w:val="1269897617"/>
          <w:tag w:val="goog_rdk_322"/>
        </w:sdtPr>
        <w:sdtContent>
          <w:commentRangeStart w:id="80"/>
        </w:sdtContent>
      </w:sdt>
      <w:r w:rsidDel="00000000" w:rsidR="00000000" w:rsidRPr="00000000">
        <w:rPr>
          <w:rFonts w:ascii="Times New Roman" w:cs="Times New Roman" w:eastAsia="Times New Roman" w:hAnsi="Times New Roman"/>
          <w:b w:val="1"/>
          <w:bCs w:val="1"/>
          <w:sz w:val="24"/>
          <w:szCs w:val="24"/>
          <w:rtl w:val="0"/>
        </w:rPr>
        <w:t xml:space="preserve">ичний терапевт</w:t>
      </w:r>
      <w:commentRangeEnd w:id="80"/>
      <w:r w:rsidDel="00000000" w:rsidR="00000000" w:rsidRPr="00000000">
        <w:commentReference w:id="80"/>
      </w:r>
      <w:r w:rsidDel="00000000" w:rsidR="00000000" w:rsidRPr="00000000">
        <w:rPr>
          <w:rFonts w:ascii="Times New Roman" w:cs="Times New Roman" w:eastAsia="Times New Roman" w:hAnsi="Times New Roman"/>
          <w:sz w:val="24"/>
          <w:szCs w:val="24"/>
          <w:rtl w:val="0"/>
        </w:rPr>
        <w:t xml:space="preserve"> – щонайменше 1 особа, яка працює за основним місцем роботи в цьому ЗОЗ, загальна кількість </w:t>
      </w:r>
      <w:r w:rsidDel="00000000" w:rsidR="00000000" w:rsidRPr="00000000">
        <w:rPr>
          <w:rFonts w:ascii="Times New Roman" w:cs="Times New Roman" w:eastAsia="Times New Roman" w:hAnsi="Times New Roman"/>
          <w:b w:val="1"/>
          <w:bCs w:val="1"/>
          <w:sz w:val="24"/>
          <w:szCs w:val="24"/>
          <w:rtl w:val="0"/>
        </w:rPr>
        <w:t xml:space="preserve">асистентів фізичного терапевта</w:t>
      </w:r>
      <w:r w:rsidDel="00000000" w:rsidR="00000000" w:rsidRPr="00000000">
        <w:rPr>
          <w:rFonts w:ascii="Times New Roman" w:cs="Times New Roman" w:eastAsia="Times New Roman" w:hAnsi="Times New Roman"/>
          <w:sz w:val="24"/>
          <w:szCs w:val="24"/>
          <w:rtl w:val="0"/>
        </w:rPr>
        <w:t xml:space="preserve">  не може бути більшою </w:t>
      </w:r>
      <w:r w:rsidDel="00000000" w:rsidR="00000000" w:rsidRPr="00000000">
        <w:rPr>
          <w:rFonts w:ascii="Times New Roman" w:cs="Times New Roman" w:eastAsia="Times New Roman" w:hAnsi="Times New Roman"/>
          <w:b w:val="1"/>
          <w:bCs w:val="1"/>
          <w:sz w:val="24"/>
          <w:szCs w:val="24"/>
          <w:rtl w:val="0"/>
        </w:rPr>
        <w:t xml:space="preserve">загальної</w:t>
      </w:r>
      <w:r w:rsidDel="00000000" w:rsidR="00000000" w:rsidRPr="00000000">
        <w:rPr>
          <w:rFonts w:ascii="Times New Roman" w:cs="Times New Roman" w:eastAsia="Times New Roman" w:hAnsi="Times New Roman"/>
          <w:sz w:val="24"/>
          <w:szCs w:val="24"/>
          <w:rtl w:val="0"/>
        </w:rPr>
        <w:t xml:space="preserve"> кількості фізичних терапевтів.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DB">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Асистент ерготерапевта </w:t>
      </w:r>
      <w:r w:rsidDel="00000000" w:rsidR="00000000" w:rsidRPr="00000000">
        <w:rPr>
          <w:rFonts w:ascii="Times New Roman" w:cs="Times New Roman" w:eastAsia="Times New Roman" w:hAnsi="Times New Roman"/>
          <w:b w:val="1"/>
          <w:bCs w:val="1"/>
          <w:sz w:val="24"/>
          <w:szCs w:val="24"/>
          <w:rtl w:val="0"/>
        </w:rPr>
        <w:t xml:space="preserve">та/або ерготерапевт</w:t>
      </w:r>
      <w:r w:rsidDel="00000000" w:rsidR="00000000" w:rsidRPr="00000000">
        <w:rPr>
          <w:rFonts w:ascii="Times New Roman" w:cs="Times New Roman" w:eastAsia="Times New Roman" w:hAnsi="Times New Roman"/>
          <w:sz w:val="24"/>
          <w:szCs w:val="24"/>
          <w:rtl w:val="0"/>
        </w:rPr>
        <w:t xml:space="preserve"> - щонайменше 1 особа, яка працює за основним місцем роботи в цьому ЗОЗ, </w:t>
      </w:r>
      <w:r w:rsidDel="00000000" w:rsidR="00000000" w:rsidRPr="00000000">
        <w:rPr>
          <w:rFonts w:ascii="Times New Roman" w:cs="Times New Roman" w:eastAsia="Times New Roman" w:hAnsi="Times New Roman"/>
          <w:b w:val="1"/>
          <w:bCs w:val="1"/>
          <w:sz w:val="24"/>
          <w:szCs w:val="24"/>
          <w:rtl w:val="0"/>
        </w:rPr>
        <w:t xml:space="preserve">загальна кількість асистентів ерготерапевта</w:t>
      </w:r>
      <w:r w:rsidDel="00000000" w:rsidR="00000000" w:rsidRPr="00000000">
        <w:rPr>
          <w:rFonts w:ascii="Times New Roman" w:cs="Times New Roman" w:eastAsia="Times New Roman" w:hAnsi="Times New Roman"/>
          <w:sz w:val="24"/>
          <w:szCs w:val="24"/>
          <w:rtl w:val="0"/>
        </w:rPr>
        <w:t xml:space="preserve"> не може бути більшою </w:t>
      </w:r>
      <w:r w:rsidDel="00000000" w:rsidR="00000000" w:rsidRPr="00000000">
        <w:rPr>
          <w:rFonts w:ascii="Times New Roman" w:cs="Times New Roman" w:eastAsia="Times New Roman" w:hAnsi="Times New Roman"/>
          <w:b w:val="1"/>
          <w:bCs w:val="1"/>
          <w:sz w:val="24"/>
          <w:szCs w:val="24"/>
          <w:rtl w:val="0"/>
        </w:rPr>
        <w:t xml:space="preserve">загальної</w:t>
      </w:r>
      <w:r w:rsidDel="00000000" w:rsidR="00000000" w:rsidRPr="00000000">
        <w:rPr>
          <w:rFonts w:ascii="Times New Roman" w:cs="Times New Roman" w:eastAsia="Times New Roman" w:hAnsi="Times New Roman"/>
          <w:sz w:val="24"/>
          <w:szCs w:val="24"/>
          <w:rtl w:val="0"/>
        </w:rPr>
        <w:t xml:space="preserve"> кількості ерготерапевтів.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DC">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Терапевт мови та мовлення та/або логопед   – щонайменше 1 особа, яка працює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DD">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Сестра медична</w:t>
      </w:r>
      <w:sdt>
        <w:sdtPr>
          <w:id w:val="1515320429"/>
          <w:tag w:val="goog_rdk_323"/>
        </w:sdtPr>
        <w:sdtContent>
          <w:ins w:author="Julia" w:id="158" w:date="2026-05-18T14:20:03Z">
            <w:r w:rsidDel="00000000" w:rsidR="00000000" w:rsidRPr="00000000">
              <w:rPr>
                <w:rFonts w:ascii="Times New Roman" w:cs="Times New Roman" w:eastAsia="Times New Roman" w:hAnsi="Times New Roman"/>
                <w:sz w:val="24"/>
                <w:szCs w:val="24"/>
                <w:rtl w:val="0"/>
              </w:rPr>
              <w:t xml:space="preserve">/</w:t>
            </w:r>
          </w:ins>
        </w:sdtContent>
      </w:sdt>
      <w:sdt>
        <w:sdtPr>
          <w:id w:val="-1096832389"/>
          <w:tag w:val="goog_rdk_324"/>
        </w:sdtPr>
        <w:sdtContent>
          <w:del w:author="Julia" w:id="158" w:date="2026-05-18T14:20:03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192233182"/>
          <w:tag w:val="goog_rdk_325"/>
        </w:sdtPr>
        <w:sdtContent>
          <w:del w:author="Julia" w:id="159" w:date="2026-05-18T14:20:06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 щонайменше 1 особа, яка працює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DE">
      <w:pPr>
        <w:shd w:fill="ffffff" w:val="clear"/>
        <w:spacing w:after="0" w:line="276" w:lineRule="auto"/>
        <w:ind w:left="360" w:firstLine="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DF">
      <w:pPr>
        <w:shd w:fill="ffffff" w:val="clear"/>
        <w:spacing w:after="0" w:line="276" w:lineRule="auto"/>
        <w:ind w:left="360" w:firstLine="0"/>
        <w:jc w:val="both"/>
        <w:rPr>
          <w:rFonts w:ascii="Times New Roman" w:cs="Times New Roman" w:eastAsia="Times New Roman" w:hAnsi="Times New Roman"/>
          <w:i w:val="1"/>
          <w:iCs w:val="1"/>
          <w:sz w:val="24"/>
          <w:szCs w:val="24"/>
        </w:rPr>
      </w:pPr>
      <w:bookmarkStart w:colFirst="0" w:colLast="0" w:name="_heading=h.98n7jgx5y1e6" w:id="61"/>
      <w:bookmarkEnd w:id="61"/>
      <w:r w:rsidDel="00000000" w:rsidR="00000000" w:rsidRPr="00000000">
        <w:rPr>
          <w:rFonts w:ascii="Times New Roman" w:cs="Times New Roman" w:eastAsia="Times New Roman" w:hAnsi="Times New Roman"/>
          <w:i w:val="1"/>
          <w:iCs w:val="1"/>
          <w:sz w:val="24"/>
          <w:szCs w:val="24"/>
          <w:rtl w:val="0"/>
        </w:rPr>
        <w:t xml:space="preserve">Вимоги до переліку обладнання: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E0">
      <w:pPr>
        <w:shd w:fill="ffffff" w:val="clear"/>
        <w:spacing w:after="0" w:line="276" w:lineRule="auto"/>
        <w:ind w:left="180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i w:val="1"/>
          <w:iCs w:val="1"/>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 місцем надання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E1">
      <w:pPr>
        <w:shd w:fill="ffffff" w:val="clear"/>
        <w:spacing w:after="0" w:line="276" w:lineRule="auto"/>
        <w:ind w:left="360" w:firstLine="0"/>
        <w:jc w:val="both"/>
        <w:rPr>
          <w:rFonts w:ascii="Times New Roman" w:cs="Times New Roman" w:eastAsia="Times New Roman" w:hAnsi="Times New Roman"/>
          <w:i w:val="1"/>
          <w:iCs w:val="1"/>
          <w:sz w:val="24"/>
          <w:szCs w:val="24"/>
        </w:rPr>
      </w:pPr>
      <w:bookmarkStart w:colFirst="0" w:colLast="0" w:name="_heading=h.98n7jgx5y1e6" w:id="61"/>
      <w:bookmarkEnd w:id="61"/>
      <w:r w:rsidDel="00000000" w:rsidR="00000000" w:rsidRPr="00000000">
        <w:rPr>
          <w:rFonts w:ascii="Times New Roman" w:cs="Times New Roman" w:eastAsia="Times New Roman" w:hAnsi="Times New Roman"/>
          <w:i w:val="1"/>
          <w:i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E2">
      <w:pPr>
        <w:shd w:fill="ffffff" w:val="clear"/>
        <w:spacing w:after="0" w:line="276" w:lineRule="auto"/>
        <w:ind w:left="360" w:firstLine="0"/>
        <w:jc w:val="both"/>
        <w:rPr>
          <w:rFonts w:ascii="Times New Roman" w:cs="Times New Roman" w:eastAsia="Times New Roman" w:hAnsi="Times New Roman"/>
          <w:i w:val="1"/>
          <w:iCs w:val="1"/>
          <w:sz w:val="24"/>
          <w:szCs w:val="24"/>
        </w:rPr>
      </w:pPr>
      <w:bookmarkStart w:colFirst="0" w:colLast="0" w:name="_heading=h.98n7jgx5y1e6" w:id="61"/>
      <w:bookmarkEnd w:id="61"/>
      <w:r w:rsidDel="00000000" w:rsidR="00000000" w:rsidRPr="00000000">
        <w:rPr>
          <w:rFonts w:ascii="Times New Roman" w:cs="Times New Roman" w:eastAsia="Times New Roman" w:hAnsi="Times New Roman"/>
          <w:i w:val="1"/>
          <w:iCs w:val="1"/>
          <w:sz w:val="24"/>
          <w:szCs w:val="24"/>
          <w:rtl w:val="0"/>
        </w:rPr>
        <w:t xml:space="preserve">Для надання послуги з фізичної терапії: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E3">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гоніометр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E4">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пульсоксиметр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E5">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тонометр;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E6">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набір гантелей;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E7">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набір обважнювачів для щиколоток та зап’ястя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E8">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м’яч гімнастичний, медичний;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E9">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фітбол (надувний) різних діаметрів;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EA">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кушетка реабілітаційна для терапії;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EB">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балансувальні подушки різних типів та розмірів - 3;</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EC">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j.</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килимки для вправ на підлозі (килимки для йоги)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ED">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k.</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степ-платформа - 2;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EE">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дзеркало на коліщатках або на стіну - 1;</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EF">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тростини і палиці для ходіння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F0">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милиці передплічні - 2;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F1">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пахвові милиці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F2">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ходунки-рамки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F3">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q.</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еластична стрічка для вправ легкого/помірного/середнього опору.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F4">
      <w:pPr>
        <w:shd w:fill="ffffff" w:val="clear"/>
        <w:spacing w:after="0" w:line="276" w:lineRule="auto"/>
        <w:ind w:left="360" w:firstLine="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F5">
      <w:pPr>
        <w:shd w:fill="ffffff" w:val="clear"/>
        <w:spacing w:after="0" w:line="276" w:lineRule="auto"/>
        <w:ind w:left="360" w:firstLine="0"/>
        <w:jc w:val="both"/>
        <w:rPr>
          <w:rFonts w:ascii="Times New Roman" w:cs="Times New Roman" w:eastAsia="Times New Roman" w:hAnsi="Times New Roman"/>
          <w:i w:val="1"/>
          <w:iCs w:val="1"/>
          <w:sz w:val="24"/>
          <w:szCs w:val="24"/>
        </w:rPr>
      </w:pPr>
      <w:bookmarkStart w:colFirst="0" w:colLast="0" w:name="_heading=h.98n7jgx5y1e6" w:id="61"/>
      <w:bookmarkEnd w:id="61"/>
      <w:r w:rsidDel="00000000" w:rsidR="00000000" w:rsidRPr="00000000">
        <w:rPr>
          <w:rFonts w:ascii="Times New Roman" w:cs="Times New Roman" w:eastAsia="Times New Roman" w:hAnsi="Times New Roman"/>
          <w:i w:val="1"/>
          <w:iCs w:val="1"/>
          <w:sz w:val="24"/>
          <w:szCs w:val="24"/>
          <w:rtl w:val="0"/>
        </w:rPr>
        <w:t xml:space="preserve">Для надання послуги з ерготерапії: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F6">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Стандартизовані тести: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F7">
      <w:pPr>
        <w:shd w:fill="ffffff" w:val="clear"/>
        <w:spacing w:after="0" w:line="276" w:lineRule="auto"/>
        <w:ind w:left="1760" w:hanging="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тест з кілочками і дев'ятьма отворами з секундоміром: дошка з кілочками;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F8">
      <w:pPr>
        <w:shd w:fill="ffffff" w:val="clear"/>
        <w:spacing w:after="0" w:line="276" w:lineRule="auto"/>
        <w:ind w:left="1760" w:hanging="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box and block тест (тест з кубиками);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F9">
      <w:pPr>
        <w:shd w:fill="ffffff" w:val="clear"/>
        <w:spacing w:after="0" w:line="276" w:lineRule="auto"/>
        <w:ind w:left="1760" w:hanging="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набір тестів та шкал на папері для оцінки базової активності повсякденного життя та інструментальної активності повсякденного життя, когніції, пам'яті та рівня функціонування верхніх кінцівок, перевірки балансу та структури верхніх кінцівок;</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FA">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обладнання, матеріали та засоби для відпрацювання когніції;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FB">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терапевтичний пластилін різної жорсткості;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FC">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термопакети для нагрівання та охолодження і використання на області суглобів - 3;</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FD">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столи для індивідуальної роботи;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FE">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кушетка реабілітаційна для терапії;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FF">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набір гантелей;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00">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набір обтяжувачів для зап’ястя (різної ваги від 0,5 до 5 кг);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01">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еластична стрічка для вправ легкого/помірного/середнього опору;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02">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j.</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кухонні матеріали для відновлення участі в інструментальній активності повсякденного життя (набір ерготерапевтичного посуду, звичайного посуду (тарілки, виделки, ложки, малі ложечки, набір чайний, та інші предмети для приготування їжі, чистилка для овочів, дошка, адаптована для насаджування овочів, універсальна чайник електричний з вільною ручкою внизу для швидкого захвату, прихвати під гаряче, рушники), гумові/липкі килимки під тарілку;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03">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k.</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набір клиновидних подушок.</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04">
      <w:pPr>
        <w:shd w:fill="ffffff" w:val="clear"/>
        <w:spacing w:after="0" w:line="276" w:lineRule="auto"/>
        <w:ind w:left="360" w:firstLine="0"/>
        <w:jc w:val="both"/>
        <w:rPr>
          <w:rFonts w:ascii="Times New Roman" w:cs="Times New Roman" w:eastAsia="Times New Roman" w:hAnsi="Times New Roman"/>
          <w:i w:val="1"/>
          <w:iCs w:val="1"/>
          <w:sz w:val="24"/>
          <w:szCs w:val="24"/>
        </w:rPr>
      </w:pPr>
      <w:bookmarkStart w:colFirst="0" w:colLast="0" w:name="_heading=h.98n7jgx5y1e6" w:id="61"/>
      <w:bookmarkEnd w:id="61"/>
      <w:r w:rsidDel="00000000" w:rsidR="00000000" w:rsidRPr="00000000">
        <w:rPr>
          <w:rFonts w:ascii="Times New Roman" w:cs="Times New Roman" w:eastAsia="Times New Roman" w:hAnsi="Times New Roman"/>
          <w:i w:val="1"/>
          <w:i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05">
      <w:pPr>
        <w:shd w:fill="ffffff" w:val="clear"/>
        <w:spacing w:after="0" w:line="276" w:lineRule="auto"/>
        <w:ind w:left="360" w:firstLine="0"/>
        <w:jc w:val="both"/>
        <w:rPr>
          <w:rFonts w:ascii="Times New Roman" w:cs="Times New Roman" w:eastAsia="Times New Roman" w:hAnsi="Times New Roman"/>
          <w:i w:val="1"/>
          <w:iCs w:val="1"/>
          <w:sz w:val="24"/>
          <w:szCs w:val="24"/>
        </w:rPr>
      </w:pPr>
      <w:bookmarkStart w:colFirst="0" w:colLast="0" w:name="_heading=h.98n7jgx5y1e6" w:id="61"/>
      <w:bookmarkEnd w:id="61"/>
      <w:r w:rsidDel="00000000" w:rsidR="00000000" w:rsidRPr="00000000">
        <w:rPr>
          <w:rFonts w:ascii="Times New Roman" w:cs="Times New Roman" w:eastAsia="Times New Roman" w:hAnsi="Times New Roman"/>
          <w:i w:val="1"/>
          <w:iCs w:val="1"/>
          <w:sz w:val="24"/>
          <w:szCs w:val="24"/>
          <w:rtl w:val="0"/>
        </w:rPr>
        <w:t xml:space="preserve"> Додаткові вимоги до переліку обладнання: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06">
      <w:pPr>
        <w:shd w:fill="ffffff" w:val="clear"/>
        <w:spacing w:after="0" w:line="276" w:lineRule="auto"/>
        <w:ind w:left="144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 місцем надання медичних послуг відповідно до напряму 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07">
      <w:pPr>
        <w:shd w:fill="ffffff" w:val="clear"/>
        <w:spacing w:after="0" w:line="276" w:lineRule="auto"/>
        <w:ind w:left="180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пульсоксиметр – щонайменше 1;</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08">
      <w:pPr>
        <w:shd w:fill="ffffff" w:val="clear"/>
        <w:spacing w:after="0" w:line="276" w:lineRule="auto"/>
        <w:ind w:left="180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глюкометр;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09">
      <w:pPr>
        <w:shd w:fill="ffffff" w:val="clear"/>
        <w:spacing w:after="0" w:line="276" w:lineRule="auto"/>
        <w:ind w:left="180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термометр безконтактний;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0A">
      <w:pPr>
        <w:shd w:fill="ffffff" w:val="clear"/>
        <w:spacing w:after="0" w:line="276" w:lineRule="auto"/>
        <w:ind w:left="180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тонометр та/або тонометр педіатричний з манжетками для дітей різного віку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0B">
      <w:pPr>
        <w:shd w:fill="ffffff" w:val="clear"/>
        <w:spacing w:after="0" w:line="276" w:lineRule="auto"/>
        <w:ind w:left="180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набір обважнювачів для щиколоток та зап’ястя;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0C">
      <w:pPr>
        <w:shd w:fill="ffffff" w:val="clear"/>
        <w:spacing w:after="0" w:line="276" w:lineRule="auto"/>
        <w:ind w:left="180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балансувальні подушки різних типів та розмірів - 3;</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0D">
      <w:pPr>
        <w:shd w:fill="ffffff" w:val="clear"/>
        <w:spacing w:after="0" w:line="276" w:lineRule="auto"/>
        <w:ind w:left="180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степ-платформа - 2;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0E">
      <w:pPr>
        <w:shd w:fill="ffffff" w:val="clear"/>
        <w:spacing w:after="0" w:line="276" w:lineRule="auto"/>
        <w:ind w:left="180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килимки для вправ на підлозі (килимки для йоги) - 2;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0F">
      <w:pPr>
        <w:shd w:fill="ffffff" w:val="clear"/>
        <w:spacing w:after="0" w:line="276" w:lineRule="auto"/>
        <w:ind w:left="180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м’ячі (фітболи) різного розміру і форми;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10">
      <w:pPr>
        <w:shd w:fill="ffffff" w:val="clear"/>
        <w:spacing w:after="0" w:line="276" w:lineRule="auto"/>
        <w:ind w:left="180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j.</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асистивне обладнання для забезпечення мобільності різного типу і розміру відповідно з розподілом для дорослих та дітей: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11">
      <w:pPr>
        <w:shd w:fill="ffffff" w:val="clear"/>
        <w:spacing w:after="0" w:line="276" w:lineRule="auto"/>
        <w:ind w:left="306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крісла колісні – щонайменше 1;</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12">
      <w:pPr>
        <w:shd w:fill="ffffff" w:val="clear"/>
        <w:spacing w:after="0" w:line="276" w:lineRule="auto"/>
        <w:ind w:left="306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палиці - щонайменше 2 пари;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13">
      <w:pPr>
        <w:shd w:fill="ffffff" w:val="clear"/>
        <w:spacing w:after="0" w:line="276" w:lineRule="auto"/>
        <w:ind w:left="306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милиці – щонайменше 2 пари;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14">
      <w:pPr>
        <w:shd w:fill="ffffff" w:val="clear"/>
        <w:spacing w:after="0" w:line="276" w:lineRule="auto"/>
        <w:ind w:left="306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ходунки-рамки;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15">
      <w:pPr>
        <w:shd w:fill="ffffff" w:val="clear"/>
        <w:spacing w:after="0" w:line="276" w:lineRule="auto"/>
        <w:ind w:left="180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k.</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ортези, бандажі, слінги – щонайменше по одному (для закладів, які надають реабілітаційну допомогу за напрямами нейро- та/або ортореабілітації);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16">
      <w:pPr>
        <w:shd w:fill="ffffff" w:val="clear"/>
        <w:spacing w:after="0" w:line="276" w:lineRule="auto"/>
        <w:ind w:left="180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комплект гумових джгутів, гантелі, терапевтичні резинки, терапевтичний пластилін;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17">
      <w:pPr>
        <w:shd w:fill="ffffff" w:val="clear"/>
        <w:spacing w:after="0" w:line="276" w:lineRule="auto"/>
        <w:ind w:left="180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реабілітаційні пояси для страхування пацієнтів під час ходьби – щонайменше 2 (для закладів, які надають реабілітаційну допомогу за напрямами нейро- та/або ортореабілітації);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18">
      <w:pPr>
        <w:shd w:fill="ffffff" w:val="clear"/>
        <w:spacing w:after="0" w:line="276" w:lineRule="auto"/>
        <w:ind w:left="180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поручні реабілітаційні вздовж залу та/або бруси реабілітаційні у залі фізичної терапії;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19">
      <w:pPr>
        <w:shd w:fill="ffffff" w:val="clear"/>
        <w:spacing w:after="0" w:line="276" w:lineRule="auto"/>
        <w:ind w:left="180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бруси реабілітаційні з перешкодами (для закладів, які надають реабілітаційну допомогу за напрямами нейро- та/або ортореабілітації);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1A">
      <w:pPr>
        <w:shd w:fill="ffffff" w:val="clear"/>
        <w:spacing w:after="0" w:line="276" w:lineRule="auto"/>
        <w:ind w:left="180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вертикалізатори;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1B">
      <w:pPr>
        <w:shd w:fill="ffffff" w:val="clear"/>
        <w:spacing w:after="0" w:line="276" w:lineRule="auto"/>
        <w:ind w:left="180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q.</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широка кушетка з регуляцією по висоті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1C">
      <w:pPr>
        <w:shd w:fill="ffffff" w:val="clear"/>
        <w:spacing w:after="0" w:line="276" w:lineRule="auto"/>
        <w:ind w:left="180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тренажери сходи-бруси;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1D">
      <w:pPr>
        <w:shd w:fill="ffffff" w:val="clear"/>
        <w:spacing w:after="0" w:line="276" w:lineRule="auto"/>
        <w:ind w:left="180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напівсфера балансувальна на платформі – щонайменше 2 (для закладів, які надають реабілітаційну допомогу за напрямами нейро- та/або ортореабілітації);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1E">
      <w:pPr>
        <w:shd w:fill="ffffff" w:val="clear"/>
        <w:spacing w:after="0" w:line="276" w:lineRule="auto"/>
        <w:ind w:left="180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тренажер для збільшення сили та об’єму рухів у суглобах кінцівок (для закладів, які надають реабілітаційну допомогу за напрямами нейро- та/або ортореабілітації);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1F">
      <w:pPr>
        <w:shd w:fill="ffffff" w:val="clear"/>
        <w:spacing w:after="0" w:line="276" w:lineRule="auto"/>
        <w:ind w:left="180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u.</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велотренажер;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20">
      <w:pPr>
        <w:shd w:fill="ffffff" w:val="clear"/>
        <w:spacing w:after="0" w:line="276" w:lineRule="auto"/>
        <w:ind w:left="180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шведська стінка;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21">
      <w:pPr>
        <w:shd w:fill="ffffff" w:val="clear"/>
        <w:spacing w:after="0" w:line="276" w:lineRule="auto"/>
        <w:ind w:left="180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реабілітаційна бігова доріжка;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22">
      <w:pPr>
        <w:shd w:fill="ffffff" w:val="clear"/>
        <w:spacing w:after="0" w:line="276" w:lineRule="auto"/>
        <w:ind w:left="180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засоби альтернативної комунікації (комунікативні дошки, книги, пристрої);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23">
      <w:pPr>
        <w:shd w:fill="ffffff" w:val="clear"/>
        <w:spacing w:after="0" w:line="276" w:lineRule="auto"/>
        <w:ind w:left="180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обладнання, іграшки та/або матеріали для сенсорної стимуляції та розвитку рухових навичок (для закладів, які надають реабілітаційну допомогу за напрямами нейро- та/або ортореабілітації);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24">
      <w:pPr>
        <w:shd w:fill="ffffff" w:val="clear"/>
        <w:spacing w:after="0" w:line="276" w:lineRule="auto"/>
        <w:ind w:left="180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z.</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настінне дзеркало та/або мобільне дзеркало на коліщатках(для закладів, які надають реабілітаційну допомогу за напрямами нейро- та/або ортореабілітації);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25">
      <w:pPr>
        <w:shd w:fill="ffffff" w:val="clear"/>
        <w:spacing w:after="0" w:line="276" w:lineRule="auto"/>
        <w:ind w:left="180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aa.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обладнання, матеріали та засоби для відновлення участі в активностях повсякденного життя, включаючи відновлення когнітивних функцій (у тому числі допоміжне обладнання);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26">
      <w:pPr>
        <w:shd w:fill="ffffff" w:val="clear"/>
        <w:spacing w:after="0" w:line="276" w:lineRule="auto"/>
        <w:ind w:left="180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bb.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різні типи балансирів (для закладів, які надають реабілітаційну допомогу за напрямами нейро- та/або ортореабілітації);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27">
      <w:pPr>
        <w:shd w:fill="ffffff" w:val="clear"/>
        <w:spacing w:after="0" w:line="276" w:lineRule="auto"/>
        <w:ind w:left="180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cc.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механічний та/або автоматичний ротор для тренування верхніх та нижніх кінцівок (для закладів, які надають реабілітаційну допомогу за напрямами нейро- та/або ортореабілітації);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28">
      <w:pPr>
        <w:shd w:fill="ffffff" w:val="clear"/>
        <w:spacing w:after="0" w:line="276" w:lineRule="auto"/>
        <w:ind w:left="180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dd.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механічний та/або автоматичний апарат для тренування суглобів пальців рук (для закладів, які надають реабілітаційну допомогу за напрямами нейро- та/або ортореабілітації);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29">
      <w:pPr>
        <w:shd w:fill="ffffff" w:val="clear"/>
        <w:spacing w:after="0" w:line="276" w:lineRule="auto"/>
        <w:ind w:left="180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обладнання для оцінювання та відновлення сенсорних та рухових функцій верхньої кінцівки (зокрема, гоніометри, динамометри, комплекти обтяжувачів на руки різної ваги, комплекти кілець, конусів, прищіпок, еспандери, еластичні стрічки, ігрові матеріали тощо) (для закладів, які надають реабілітаційну допомогу за напрямами нейро- та/або ортореабілітації);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2A">
      <w:pPr>
        <w:shd w:fill="ffffff" w:val="clear"/>
        <w:spacing w:after="0" w:line="276" w:lineRule="auto"/>
        <w:ind w:left="180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ff.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допоміжне обладнання для дотягування та хапання, одягання/роздягання та адаптивний одяг;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2B">
      <w:pPr>
        <w:shd w:fill="ffffff" w:val="clear"/>
        <w:spacing w:after="0" w:line="276" w:lineRule="auto"/>
        <w:ind w:left="180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gg.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стандартизовані тести та нестандартизовані набори для проведення терапевтичного оцінювання;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2C">
      <w:pPr>
        <w:shd w:fill="ffffff" w:val="clear"/>
        <w:spacing w:after="0" w:line="276" w:lineRule="auto"/>
        <w:ind w:left="180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hh.</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матеріали та засоби для відновлення та розвитку ігрових, соціальних навичок та навичок самообслуговування;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2D">
      <w:pPr>
        <w:shd w:fill="ffffff" w:val="clear"/>
        <w:spacing w:after="0" w:line="276" w:lineRule="auto"/>
        <w:ind w:left="1800" w:hanging="36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адаптивні засоби та матеріали для розвитку навичок ковтання, годування та приготування їжі.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2E">
      <w:pPr>
        <w:shd w:fill="ffffff" w:val="clear"/>
        <w:spacing w:after="0" w:before="240" w:line="276" w:lineRule="auto"/>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2F">
      <w:pPr>
        <w:shd w:fill="ffffff" w:val="clear"/>
        <w:spacing w:after="0" w:before="240" w:line="276" w:lineRule="auto"/>
        <w:jc w:val="both"/>
        <w:rPr>
          <w:rFonts w:ascii="Times New Roman" w:cs="Times New Roman" w:eastAsia="Times New Roman" w:hAnsi="Times New Roman"/>
          <w:i w:val="1"/>
          <w:iCs w:val="1"/>
          <w:sz w:val="24"/>
          <w:szCs w:val="24"/>
        </w:rPr>
      </w:pPr>
      <w:bookmarkStart w:colFirst="0" w:colLast="0" w:name="_heading=h.98n7jgx5y1e6" w:id="61"/>
      <w:bookmarkEnd w:id="61"/>
      <w:r w:rsidDel="00000000" w:rsidR="00000000" w:rsidRPr="00000000">
        <w:rPr>
          <w:rFonts w:ascii="Times New Roman" w:cs="Times New Roman" w:eastAsia="Times New Roman" w:hAnsi="Times New Roman"/>
          <w:i w:val="1"/>
          <w:iCs w:val="1"/>
          <w:sz w:val="24"/>
          <w:szCs w:val="24"/>
          <w:rtl w:val="0"/>
        </w:rPr>
        <w:t xml:space="preserve">Інші вимоги: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30">
      <w:pPr>
        <w:shd w:fill="ffffff" w:val="clear"/>
        <w:spacing w:after="0" w:before="240" w:line="276" w:lineRule="auto"/>
        <w:ind w:left="1760" w:hanging="70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ліцензії на провадження господарської діяльності з медичної практики.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31">
      <w:pPr>
        <w:shd w:fill="ffffff" w:val="clear"/>
        <w:spacing w:after="0" w:before="240" w:line="276" w:lineRule="auto"/>
        <w:ind w:left="1760" w:hanging="700"/>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Будівля, що відповідає вимогам ДБН В.2.2-40:2018 «Інклюзивність будівель і споруд».</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32">
      <w:pPr>
        <w:shd w:fill="ffffff" w:val="clear"/>
        <w:spacing w:after="0" w:before="240" w:line="276" w:lineRule="auto"/>
        <w:jc w:val="both"/>
        <w:rPr>
          <w:rFonts w:ascii="Times New Roman" w:cs="Times New Roman" w:eastAsia="Times New Roman" w:hAnsi="Times New Roman"/>
          <w:i w:val="1"/>
          <w:iCs w:val="1"/>
          <w:sz w:val="24"/>
          <w:szCs w:val="24"/>
        </w:rPr>
      </w:pPr>
      <w:bookmarkStart w:colFirst="0" w:colLast="0" w:name="_heading=h.98n7jgx5y1e6" w:id="61"/>
      <w:bookmarkEnd w:id="61"/>
      <w:r w:rsidDel="00000000" w:rsidR="00000000" w:rsidRPr="00000000">
        <w:rPr>
          <w:rFonts w:ascii="Times New Roman" w:cs="Times New Roman" w:eastAsia="Times New Roman" w:hAnsi="Times New Roman"/>
          <w:i w:val="1"/>
          <w:iCs w:val="1"/>
          <w:sz w:val="24"/>
          <w:szCs w:val="24"/>
          <w:rtl w:val="0"/>
        </w:rPr>
        <w:t xml:space="preserve">Додаткові інші вимоги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33">
      <w:pPr>
        <w:shd w:fill="ffffff" w:val="clear"/>
        <w:spacing w:after="0" w:before="240" w:line="276" w:lineRule="auto"/>
        <w:jc w:val="both"/>
        <w:rPr>
          <w:rFonts w:ascii="Times New Roman" w:cs="Times New Roman" w:eastAsia="Times New Roman" w:hAnsi="Times New Roman"/>
          <w:sz w:val="24"/>
          <w:szCs w:val="24"/>
        </w:rPr>
      </w:pPr>
      <w:bookmarkStart w:colFirst="0" w:colLast="0" w:name="_heading=h.98n7jgx5y1e6" w:id="61"/>
      <w:bookmarkEnd w:id="61"/>
      <w:r w:rsidDel="00000000" w:rsidR="00000000" w:rsidRPr="00000000">
        <w:rPr>
          <w:rFonts w:ascii="Times New Roman" w:cs="Times New Roman" w:eastAsia="Times New Roman" w:hAnsi="Times New Roman"/>
          <w:sz w:val="24"/>
          <w:szCs w:val="24"/>
          <w:rtl w:val="0"/>
        </w:rPr>
        <w:t xml:space="preserve">Наявність ліцензії на провадження господарської діяльності з медичної практики за спеціальністю фізична та реабілітаційна медицина.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34">
      <w:pPr>
        <w:shd w:fill="ffffff" w:val="clear"/>
        <w:spacing w:after="0" w:before="240" w:line="276" w:lineRule="auto"/>
        <w:jc w:val="both"/>
        <w:rPr>
          <w:rFonts w:ascii="Times New Roman" w:cs="Times New Roman" w:eastAsia="Times New Roman" w:hAnsi="Times New Roman"/>
          <w:sz w:val="24"/>
          <w:szCs w:val="24"/>
        </w:rPr>
      </w:pPr>
      <w:bookmarkStart w:colFirst="0" w:colLast="0" w:name="_heading=h.hb0pace8s531" w:id="62"/>
      <w:bookmarkEnd w:id="62"/>
      <w:r w:rsidDel="00000000" w:rsidR="00000000" w:rsidRPr="00000000">
        <w:rPr>
          <w:rtl w:val="0"/>
        </w:rPr>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