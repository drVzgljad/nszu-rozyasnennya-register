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C">
      <w:pPr>
        <w:pStyle w:val="Heading1"/>
        <w:spacing w:before="240" w:line="240" w:lineRule="auto"/>
        <w:jc w:val="center"/>
        <w:rPr>
          <w:color w:val="000000"/>
        </w:rPr>
      </w:pPr>
      <w:bookmarkStart w:colFirst="0" w:colLast="0" w:name="_heading=h.9aa8m2n3qjou" w:id="26"/>
      <w:bookmarkEnd w:id="26"/>
      <w:r w:rsidDel="00000000" w:rsidR="00000000" w:rsidRPr="00000000">
        <w:rPr>
          <w:rFonts w:ascii="Times New Roman" w:cs="Times New Roman" w:eastAsia="Times New Roman" w:hAnsi="Times New Roman"/>
          <w:sz w:val="24"/>
          <w:szCs w:val="24"/>
          <w:highlight w:val="white"/>
          <w:rtl w:val="0"/>
        </w:rPr>
        <w:t xml:space="preserve">13. КОЛОНОСКОПІЯ</w:t>
      </w:r>
      <w:r w:rsidDel="00000000" w:rsidR="00000000" w:rsidRPr="00000000">
        <w:rPr>
          <w:color w:val="0070c0"/>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D">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E">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F">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Консультація пацієнта/пацієнтки лікарем-анестезіологом перед анестезіологічним забезпеченням з метою виявлення протипоказань або інших важливих аспектів щодо гарантування безпеки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0">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Діагностична колоноскопія для візуального огляду товстої кишки і термінального відділу тонкої кишки (при технічній можливості) без проведення ендоскопічних маніпуляцій один раз на два роки, пацієнтам із групи ризику - щороку.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1">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Колоноскопія для візуального огляду товстої кишки і термінального відділу тонкої кишки (при технічній можливості) з ендоскопічною маніпуляцією (зокрема, взяттям матеріалу для гістологічного дослідження) та/або ендоскопічною операцією.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2">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Виконання хромоколоноскопії (розчином індигокарміну, оцтової кислоти тощо) та/або віртуальної хромоендоскопії за допомогою спеціалізованого програмного забезпечення, для діагностики поверхневих утворень і раннього раку.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3">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Забезпечення місцевої або загальної анестезії.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4">
      <w:pPr>
        <w:keepLines w:val="1"/>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bCs w:val="1"/>
          <w:sz w:val="24"/>
          <w:szCs w:val="24"/>
          <w:rtl w:val="0"/>
        </w:rPr>
        <w:t xml:space="preserve">Забір біологічного матеріалу, видача направлення, зокрема електронного, та організація транспортування біологічного матеріалу, взятого під час проведення процедури, в лабораторію для проведення прижиттєвої патологоанатомічної діагностики.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5">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6">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7">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Направлення пацієнта/пацієнтки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8">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Запис результатів обстеження (фото/відеофіксація) на цифровий носій пацієнта/пацієнтки (за бажанням).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9">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A">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КОЛОНОСКОПІЯ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B">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C">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D">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E">
      <w:pPr>
        <w:keepLines w:val="1"/>
        <w:numPr>
          <w:ilvl w:val="0"/>
          <w:numId w:val="55"/>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EF">
      <w:pPr>
        <w:keepLines w:val="1"/>
        <w:numPr>
          <w:ilvl w:val="0"/>
          <w:numId w:val="5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лікуючого лікаря-спеціаліста та вік пацієнта/пацієнтки – від 45 років або належність пацієнта/пацієнтки до групи ризику.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0">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1">
      <w:pPr>
        <w:keepLines w:val="1"/>
        <w:numPr>
          <w:ilvl w:val="0"/>
          <w:numId w:val="114"/>
        </w:numPr>
        <w:spacing w:after="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Забезпечення фотофіксації  (щонайменше 11 знімків, що зберігаються в медичній документації) та/або повної відеофіксації всього дослідження зі зберіганням цифрових фото/відеоматеріалів протягом 2 років  з фіксуванням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2">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нижньої частини rectum на 2 cм вище від анального сфінктера;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3">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середньої частини сигмоподібної кишки;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4">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низхідної ободової кишки нижче селезінкового вигину;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5">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поперечно-ободової кишки після селезінкового вигину;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6">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поперечно-ободової кишки перед печінковим вигином;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7">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висхідної ободової кишки нижче печінкового вигину;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8">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термінального відділу тонкої кишки (при технічній можливості);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9">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ілеоцекального клапану;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A">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сліпої кишки, з візуалізацією отвору червоподібного відростка;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B">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огляду нижньоампулярного відділу прямої кишки в інверсії (при технічній можливості);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C">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локальних змін слизової оболонки та всіх утворень (поліпів, виразок, пухлин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D">
      <w:pPr>
        <w:keepLines w:val="1"/>
        <w:numPr>
          <w:ilvl w:val="0"/>
          <w:numId w:val="114"/>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прижиттєвої патологоанатомічної діагностики у закладі охорони здоров’я (ЗОЗ) або забезпечення транспортування біопсійного або іншого біологічного матеріалу (з дотриманням встановлених правил та норм для транспортування біологічного матеріалу) в лабораторію іншого ЗОЗ, який має у своєму складі патологоанатомічне відділення/лабораторію, або патологоанатомічне бюро/центр, для проведення патогістологічного/цитологічного дослідження на підставі договорів укладених між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E">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кімнати/зони для спостереження за станом пацієнтів після ендоскопічного дослідження/втручання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FF">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окремого приміщення для проведення очищення, дезінфекції/стерилізації гнучких ендоскопів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0">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1">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2">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3">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4">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5">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6">
      <w:pPr>
        <w:keepLines w:val="1"/>
        <w:numPr>
          <w:ilvl w:val="0"/>
          <w:numId w:val="1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7">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8">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9">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A">
      <w:pPr>
        <w:keepLines w:val="1"/>
        <w:spacing w:after="0" w:line="24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Лікар-ендоскопіст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B">
      <w:pPr>
        <w:keepLines w:val="1"/>
        <w:spacing w:after="0" w:line="24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612510965"/>
          <w:tag w:val="goog_rdk_224"/>
        </w:sdtPr>
        <w:sdtContent>
          <w:ins w:author="Julia" w:id="109" w:date="2026-05-18T11:34:17Z">
            <w:r w:rsidDel="00000000" w:rsidR="00000000" w:rsidRPr="00000000">
              <w:rPr>
                <w:rFonts w:ascii="Times New Roman" w:cs="Times New Roman" w:eastAsia="Times New Roman" w:hAnsi="Times New Roman"/>
                <w:sz w:val="24"/>
                <w:szCs w:val="24"/>
                <w:rtl w:val="0"/>
              </w:rPr>
              <w:t xml:space="preserve">/ </w:t>
            </w:r>
          </w:ins>
        </w:sdtContent>
      </w:sdt>
      <w:sdt>
        <w:sdtPr>
          <w:id w:val="823355193"/>
          <w:tag w:val="goog_rdk_225"/>
        </w:sdtPr>
        <w:sdtContent>
          <w:del w:author="Julia" w:id="109" w:date="2026-05-18T11:34:1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290002289"/>
          <w:tag w:val="goog_rdk_226"/>
        </w:sdtPr>
        <w:sdtContent>
          <w:del w:author="Julia" w:id="110" w:date="2026-05-18T11:34:2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C">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D">
      <w:pPr>
        <w:keepLines w:val="1"/>
        <w:spacing w:after="0" w:line="24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Лікар-анестезіолог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E">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0F">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0">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(кабінет)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1">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10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2">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ендоскопічної візуалізації з відеоколоноскопом;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3">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4">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5">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6">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7">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8">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9">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(за місцем розташування кабінету):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A">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B">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C">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система моніторингу фізіологічних показників одного пацієнта (неінвазивний АТ, ЧСС, ЕКГ, SpO2, t);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D">
      <w:pPr>
        <w:keepLines w:val="1"/>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E">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1F">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провадження господарської діяльності з медичної практики за спеціальністю ендоскопія,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0">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1">
      <w:pPr>
        <w:keepLines w:val="1"/>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2">
      <w:pPr>
        <w:keepLines w:val="1"/>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3">
      <w:pPr>
        <w:keepLines w:val="1"/>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24">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