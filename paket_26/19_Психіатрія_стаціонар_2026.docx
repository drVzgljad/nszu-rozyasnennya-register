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3D">
      <w:pPr>
        <w:pStyle w:val="Heading1"/>
        <w:shd w:fill="ffffff" w:val="clear"/>
        <w:spacing w:after="0" w:before="360" w:line="276" w:lineRule="auto"/>
        <w:jc w:val="center"/>
        <w:rPr/>
      </w:pPr>
      <w:bookmarkStart w:colFirst="0" w:colLast="0" w:name="_heading=h.leo2zpjt8vxv" w:id="33"/>
      <w:bookmarkEnd w:id="33"/>
      <w:r w:rsidDel="00000000" w:rsidR="00000000" w:rsidRPr="00000000">
        <w:rPr>
          <w:rFonts w:ascii="Times New Roman" w:cs="Times New Roman" w:eastAsia="Times New Roman" w:hAnsi="Times New Roman"/>
          <w:sz w:val="24"/>
          <w:szCs w:val="24"/>
          <w:rtl w:val="0"/>
        </w:rPr>
        <w:t xml:space="preserve">19. ПСИХІАТРИЧНА ДОПОМОГА ДОРОСЛИМ ТА ДІТЯМ У СТАЦІОНАРНИХ УМОВАХ</w:t>
      </w:r>
      <w:r w:rsidDel="00000000" w:rsidR="00000000" w:rsidRPr="00000000">
        <w:rPr>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3E">
      <w:pPr>
        <w:shd w:fill="ffffff" w:val="clear"/>
        <w:spacing w:after="0" w:before="24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3F">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Проведення психіатричного огляду пацієнта/пацієнтки з визначенням потреби у госпіталізації  та формування у співпраці з пацієнтом/пацієнткою чи іншим законним представником дитини до 14 років індивідуального плану лікування та 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40">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Проведення необхідних лабораторних досліджень,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41">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розгорнутий клінічний аналіз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42">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глюкоза в цільній крові або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43">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біохімічний аналіз крові (загальний білок, альбумін, альфа-амілаза, аспартатамінотрансфераза (АсАТ), аланінамінотрансфераза (АлАТ), білірубін і його фракції (загальний, прямий, непрямий), креатинін, сечовина, сечова кислота, електроліти: натрій, калій, кальцій, хлор;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44">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визначення концентрації літію;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45">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загальний аналіз сечі;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46">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визначення психоактивних речовин у біосубстратах людини сертифікованими експрес-методами (за допомогою тест-смужок, наприклад, для дослідження сечі та інші);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47">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визначення алкоголю в біосубстратах людини сертифікованими експрес-методами (за допомогою тест-смужок на визначення алкоголю в слині, сечі, крові, а також за допомогою аналізаторів повітря, що видихає людина, тощо);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48">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визначення вагітності сертифікованими експрес-методами (за допомогою тест-смужок);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49">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інші лабораторні дослідження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4A">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Проведення необхідних інструментальних досліджень,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4B">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електрокардіографія (ЕКГ);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4C">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ультразвукові дослідження, зокрема із проведенням доплерографії;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4D">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рентгенографічні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4E">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електроенцефалографія (ЕЕГ);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4F">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інші інструментальні дослідження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50">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Проведення необхідних психодіагностичних тестів у динаміці,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51">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Проведення консультацій лікарями інших спеціальностей.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52">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Застосування фармакотерапії, психотерапії, методів психологічного впливу, а також реабілітаційної допомоги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53">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Своєчасне знеболення на всіх етапах діагностики та лікування: обов’язкове анестезіологічне забезпечення під час виконання всіх інвазивних діагностичних та інших лікувальних процедур, які цього вимагають, цілодобовий доступ до ненаркотичних та наркотичних знеболювальних засобів.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54">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Забезпечення лікарськими засобами відповідно до Національного переліку основних лікарських засобів, медичними виробами та розхідними матеріалами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55">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Направлення пацієнта/пацієнтки для отримання спеціалізованої медичної допомоги за іншими напрямами в інші ЗОЗ або виклик спеціалістів з цих закладів для медичної допомоги  пацієнту/пацієнтці, зокрема,  у випадку загострення супутніх захворювань, у разі неможливості його/її транспортування.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56">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Цілодобовий лікарський</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 та медсестринський догляд за пацієнтом/пацієнткою.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57">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Формування разом з пацієнтом/пацієнткою та/або його/її законним представником і за їх згодою плану лікування, супроводу та реабілітації після завершення стаціонарного етапу лікування. Скерування пацієнта/пацієнтки в спеціалізований ЗОЗ для надання йому/їй подальшої психіатричної допомоги в амбулаторних умовах та/або за місцем перебування пацієнта/пацієнтки (спеціалістами та фахівцями мобільної мультидисциплінарної команди) та/або у ЗОЗ первинного рівня для супроводу і лікування пацієнта/пацієнтки сімейними лікарями.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58">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надання медичної допомоги дистанційно методами і засобами телемедицини (телеконсультування/телевідеоконсультування у режимі реального або відкладеного часу, теледіагностики, спостереження у режимі віддаленого моніторингу, телеметрії) разом з обстеженням та із застосуванням інших методів, що не суперечать законодавству.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59">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харчування в умовах стаціонару.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5A">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14.</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проведення оцінювання функціонування  пацієнта/пацієнтки експертною командою з оцінювання повсякденного функціонування особи, відповідно до Порядку проведення оцінювання повсякденного функціонування особи, затвердженого постановою Кабінету Міністрів України від 15 листопада 2024 р. № 1338.</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5B">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5C">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5D">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Додатковий обсяг медичних послуг, який надавач зобов’язується надавати за договором відповідно до медичних потреб пацієнта/пацієнтки (специфікація) за умови відповідності ЗОЗ додатковим умовам закупівлі: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5E">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Лікування пацієнта/пацієнтки із загрозливими для життя станами (гостра інтоксикація психоактивними речовинами важкого ступеня, алкогольний делірій, синдром відміни психоактивних речовин, злоякісний нейролептичний/серотоніновий синдром, епілептичний статус, фебрильна шизофренія, суїцидальна поведінка, гостре психомоторне збудження та інші) в умовах окремої палати/відділення інтенсивної терапії.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5F">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60">
      <w:pPr>
        <w:shd w:fill="ffffff" w:val="clear"/>
        <w:spacing w:after="0" w:before="240" w:line="276"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ПСИХІАТРИЧНА ДОПОМОГА ДОРОСЛИМ ТА ДІТЯМ У СТАЦІОНАРНИХ УМОВАХ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61">
      <w:pPr>
        <w:shd w:fill="ffffff" w:val="clear"/>
        <w:spacing w:after="0" w:before="24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Умови закупівлі медичних послуг</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62">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Умови надання послуги:</w:t>
      </w:r>
      <w:r w:rsidDel="00000000" w:rsidR="00000000" w:rsidRPr="00000000">
        <w:rPr>
          <w:rFonts w:ascii="Times New Roman" w:cs="Times New Roman" w:eastAsia="Times New Roman" w:hAnsi="Times New Roman"/>
          <w:sz w:val="24"/>
          <w:szCs w:val="24"/>
          <w:highlight w:val="white"/>
          <w:rtl w:val="0"/>
        </w:rPr>
        <w:t xml:space="preserve"> стаціонарно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63">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Підстави надання послуги (</w:t>
      </w:r>
      <w:r w:rsidDel="00000000" w:rsidR="00000000" w:rsidRPr="00000000">
        <w:rPr>
          <w:rFonts w:ascii="Times New Roman" w:cs="Times New Roman" w:eastAsia="Times New Roman" w:hAnsi="Times New Roman"/>
          <w:b w:val="1"/>
          <w:bCs w:val="1"/>
          <w:i w:val="1"/>
          <w:iCs w:val="1"/>
          <w:sz w:val="24"/>
          <w:szCs w:val="24"/>
          <w:highlight w:val="white"/>
          <w:rtl w:val="0"/>
        </w:rPr>
        <w:t xml:space="preserve">критичні*</w:t>
      </w:r>
      <w:r w:rsidDel="00000000" w:rsidR="00000000" w:rsidRPr="00000000">
        <w:rPr>
          <w:rFonts w:ascii="Times New Roman" w:cs="Times New Roman" w:eastAsia="Times New Roman" w:hAnsi="Times New Roman"/>
          <w:i w:val="1"/>
          <w:iCs w:val="1"/>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64">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направлення лікаря з надання ПМД, якого обрано за декларацією про вибір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65">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направлення лікуючого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66">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самозвернення;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67">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доставлення бригадою екстреної (швидкої)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68">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доставлення поліцейськими в межах положення про поліцейське піклування відповідно до статті 41 Закону України «Про Національну поліцію»;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69">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переведення з іншого ЗОЗ та/або клінічного підрозділу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6A">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за рішенням суду у випадку, якщо пацієнт/пацієнтка не дає згоди на госпіталізацію відповідно до Закону України «Про психіатричну допомогу».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6B">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6C">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Вимоги до організації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6D">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Наявність палати/відділення для лікування пацієнтів з розладами психіки та поведінки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6E">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Наявність приміщення для застосування фізичного обмеження та/або ізоляції відповідно до нормативно-правових актів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6F">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Забезпечення психіатричного огляду пацієнтів із визначенням потреби в їхній госпіталізації та забезпечення формування лікарем-психіатром (лікарем-психіатром дитячим за умови надання допомоги дітям) у співпраці з пацієнтами індивідуального плану лікування і реабілітації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70">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Забезпечення проведення лабораторних досліджень, визначених у специфікаціях, у ЗОЗ або на умовах оренди, або договору підряду, або на інших умовах користування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71">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Забезпечення проведення інструментальних досліджень, визначених у специфікаціях, у ЗОЗ або на умовах оренди, або договору підряду, або на інших умовах користування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72">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Забезпечення проведення необхідних психодіагностичних тестів у динаміці, відповідно до галузевих стандартів у сфері охорони здоров’я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73">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Забезпечення своєчасного знеболення всіх болісних діагностичних та лікувальних процедур. Цілодобове забезпечення ненаркотичними та наркотичними знеболювальними засобами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74">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Забезпечення фармакотерапії, психотерапії, методів психологічного впливу, а також реабілітаційної допомоги відповідно до галузевих стандартів у сфері охорони здоров’я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75">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цілодобового лікарського спостереження лікарем-психіатром або лікарем іншої спеціалізації, який виконує обов’язки чергового лікаря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76">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цілодобового медсестринського догляду за пацієнтами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77">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надання профільними фахівцями (з числа працівників надавача або за договором підряду) медичної допомоги пацієнтам при загостренні у них супутніх захворювань в умовах психіатричного стаціонару при відсутності показів для переведення пацієнтів в інший ЗОЗ/клінічний підрозділ ЗОЗ або у разі неможливості його транспортування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78">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направлення пацієнтів для отримання спеціалізованої медичної допомоги за іншими напрямами в інші ЗОЗ </w:t>
      </w:r>
      <w:sdt>
        <w:sdtPr>
          <w:id w:val="378409618"/>
          <w:tag w:val="goog_rdk_251"/>
        </w:sdtPr>
        <w:sdtContent>
          <w:commentRangeStart w:id="58"/>
        </w:sdtContent>
      </w:sdt>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commentRangeEnd w:id="58"/>
      <w:r w:rsidDel="00000000" w:rsidR="00000000" w:rsidRPr="00000000">
        <w:commentReference w:id="58"/>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79">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проведення консультацій, зокрема дистанційно методами і засобами телемедицини (телеконсультування у режимі реального часу)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7A">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14.</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дотримання прав людини при застосуванні фізичного обмеження (не більше 4 годин при разовому застосуванні) та/або ізоляції (не більше 8 годин при разовому застосуванні) пацієнтів з розладами психіки та поведінки, які перебувають у стані психомоторного збудження, у випадках, коли всіма іншими законними заходами неможливо запобігти їх діям, що становлять безпосередню небезпеку для них або інших осіб (</w:t>
      </w:r>
      <w:r w:rsidDel="00000000" w:rsidR="00000000" w:rsidRPr="00000000">
        <w:rPr>
          <w:rFonts w:ascii="Times New Roman" w:cs="Times New Roman" w:eastAsia="Times New Roman" w:hAnsi="Times New Roman"/>
          <w:b w:val="1"/>
          <w:bCs w:val="1"/>
          <w:sz w:val="24"/>
          <w:szCs w:val="24"/>
          <w:highlight w:val="white"/>
          <w:rtl w:val="0"/>
        </w:rPr>
        <w:t xml:space="preserve">базові*</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7B">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права пацієнтів, які перебувають на лікуванні у відділенні інтенсивної терапії, на допуск до нього/неї відвідувачів, згідно з правилами, визначеними чинними нормативно-правовими актами із дотриманням положень Закону України «Про психіатричну допомогу» </w:t>
      </w:r>
      <w:sdt>
        <w:sdtPr>
          <w:id w:val="1283908578"/>
          <w:tag w:val="goog_rdk_252"/>
        </w:sdtPr>
        <w:sdtContent>
          <w:commentRangeStart w:id="59"/>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commentRangeEnd w:id="59"/>
      <w:r w:rsidDel="00000000" w:rsidR="00000000" w:rsidRPr="00000000">
        <w:commentReference w:id="59"/>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7C">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7D">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17.</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Залучення щонайменше одного фахівця з соціальної роботи та/або соціального працівника, зокрема за рахунок місцевих бюджетів та коштів інших програм державного бюджету</w:t>
      </w:r>
      <w:sdt>
        <w:sdtPr>
          <w:id w:val="-1898944653"/>
          <w:tag w:val="goog_rdk_253"/>
        </w:sdtPr>
        <w:sdtContent>
          <w:commentRangeStart w:id="60"/>
        </w:sdtContent>
      </w:sdt>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базові*</w:t>
      </w:r>
      <w:r w:rsidDel="00000000" w:rsidR="00000000" w:rsidRPr="00000000">
        <w:rPr>
          <w:rFonts w:ascii="Times New Roman" w:cs="Times New Roman" w:eastAsia="Times New Roman" w:hAnsi="Times New Roman"/>
          <w:sz w:val="24"/>
          <w:szCs w:val="24"/>
          <w:highlight w:val="white"/>
          <w:rtl w:val="0"/>
        </w:rPr>
        <w:t xml:space="preserve">)</w:t>
      </w:r>
      <w:commentRangeEnd w:id="60"/>
      <w:r w:rsidDel="00000000" w:rsidR="00000000" w:rsidRPr="00000000">
        <w:commentReference w:id="60"/>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7E">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18.</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7F">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80">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Наявність затвердженої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81">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Взаємодія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для забезпечення комплексного спостереження, лікування та реабілітації пацієнтів з розладами психіки та поведінки (</w:t>
      </w:r>
      <w:r w:rsidDel="00000000" w:rsidR="00000000" w:rsidRPr="00000000">
        <w:rPr>
          <w:rFonts w:ascii="Times New Roman" w:cs="Times New Roman" w:eastAsia="Times New Roman" w:hAnsi="Times New Roman"/>
          <w:b w:val="1"/>
          <w:bCs w:val="1"/>
          <w:sz w:val="24"/>
          <w:szCs w:val="24"/>
          <w:highlight w:val="white"/>
          <w:rtl w:val="0"/>
        </w:rPr>
        <w:t xml:space="preserve">базові*</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82">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22.</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83">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23.</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Організація ефективного управління запасами лікарських засобів, медичних виробів та витратних матеріалів, закуплених ЗОЗ або отриманих шляхом централізованих закупівель МОЗ. Використання та збереження залишків лікарських засобів та медичних виробів, необхідних для лікування пацієнтів, зокрема, після закінчення строку дії договору з НСЗУ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84">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24.</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дотримання Порядку надання психіатричної допомоги в стаціонарних умовах, затвердженого наказом Міністерства охорони здоров’я України від 07 грудня 2023 р. № 2085, зареєстрованого в Міністерстві юстиції України 25 січня 2024 р. за № 122/41467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85">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25.</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86">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 </w:t>
      </w:r>
      <w:r w:rsidDel="00000000" w:rsidR="00000000" w:rsidRPr="00000000">
        <w:rPr>
          <w:rFonts w:ascii="Times New Roman" w:cs="Times New Roman" w:eastAsia="Times New Roman" w:hAnsi="Times New Roman"/>
          <w:sz w:val="24"/>
          <w:szCs w:val="24"/>
          <w:rtl w:val="0"/>
        </w:rPr>
        <w:t xml:space="preserve">Забезпечення залучення до надання медичної допомоги лікарів-інтернів, які проходять підготовку на визначених у встановленому порядку базах стажування лікарів (фармацевтів)-інтернів і в закладах охорони здоров’я, в яких лікарі (фармацевти)-інтерни проходять практичну частину підготовки в інтернатурі, під керівництвом лікарів-кураторів з дотриманням вимог безпеки пацієнтів та належної якості медичної допомоги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87">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88">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Додаткові вимоги до організації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89">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Наявність окремої</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палати</w:t>
      </w:r>
      <w:r w:rsidDel="00000000" w:rsidR="00000000" w:rsidRPr="00000000">
        <w:rPr>
          <w:rFonts w:ascii="Times New Roman" w:cs="Times New Roman" w:eastAsia="Times New Roman" w:hAnsi="Times New Roman"/>
          <w:b w:val="1"/>
          <w:bCs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відділення інтенсивної терапії, обладнаних відповідно до табеля матеріально-технічного оснащення для лікування пацієнтів із загрозливими для життя станами (гостра інтоксикація психоактивними речовинами важкого ступеня, алкогольний делірій, синдром відміни психоактивних речовин, злоякісний нейролептичний/серотоніновий синдром, епілептичний статус, фебрильна шизофренія, суїцидальна поведінка, гостре психомоторне збудження та інші)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8A">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Забезпечення права пацієнтів, які перебувають на лікуванні у відділенні інтенсивної терапії, на допуск до нього/неї відвідувачів, згідно з правилами, визначеними чинними нормативно-правовими актами із дотриманням положень Закону України «Про психіатричну допомогу» </w:t>
      </w:r>
      <w:sdt>
        <w:sdtPr>
          <w:id w:val="-1971740171"/>
          <w:tag w:val="goog_rdk_254"/>
        </w:sdtPr>
        <w:sdtContent>
          <w:commentRangeStart w:id="61"/>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commentRangeEnd w:id="61"/>
      <w:r w:rsidDel="00000000" w:rsidR="00000000" w:rsidRPr="00000000">
        <w:commentReference w:id="61"/>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8B">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8C">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Вимоги до спеціалістів та кількості фахівців, які працюють на посадах: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8D">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w:t>
        <w:tab/>
        <w:t xml:space="preserve">У ЗОЗ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8E">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Лікар-психіатр та/або лікар-психіатр дитячий (за умови надання допомоги дітям) – щонайменше 2 особи із зазначеного переліку, які працюють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8F">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Лікар-психолог та/або лікар-психотерапевт, та/або психолог, та/або клінічний психолог, та/або психотерапевт – щонайменше 2 особи із зазначеного переліку, які працюють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90">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Сестра медична </w:t>
      </w:r>
      <w:sdt>
        <w:sdtPr>
          <w:id w:val="1432341690"/>
          <w:tag w:val="goog_rdk_255"/>
        </w:sdtPr>
        <w:sdtContent>
          <w:ins w:author="Julia" w:id="124" w:date="2026-05-18T12:08:23Z">
            <w:r w:rsidDel="00000000" w:rsidR="00000000" w:rsidRPr="00000000">
              <w:rPr>
                <w:rFonts w:ascii="Times New Roman" w:cs="Times New Roman" w:eastAsia="Times New Roman" w:hAnsi="Times New Roman"/>
                <w:sz w:val="24"/>
                <w:szCs w:val="24"/>
                <w:highlight w:val="white"/>
                <w:rtl w:val="0"/>
              </w:rPr>
              <w:t xml:space="preserve">/ </w:t>
            </w:r>
          </w:ins>
        </w:sdtContent>
      </w:sdt>
      <w:sdt>
        <w:sdtPr>
          <w:id w:val="261204765"/>
          <w:tag w:val="goog_rdk_256"/>
        </w:sdtPr>
        <w:sdtContent>
          <w:del w:author="Julia" w:id="124" w:date="2026-05-18T12:08:23Z">
            <w:r w:rsidDel="00000000" w:rsidR="00000000" w:rsidRPr="00000000">
              <w:rPr>
                <w:rFonts w:ascii="Times New Roman" w:cs="Times New Roman" w:eastAsia="Times New Roman" w:hAnsi="Times New Roman"/>
                <w:sz w:val="24"/>
                <w:szCs w:val="24"/>
                <w:highlight w:val="white"/>
                <w:rtl w:val="0"/>
              </w:rPr>
              <w:delText xml:space="preserve">(</w:delText>
            </w:r>
          </w:del>
        </w:sdtContent>
      </w:sdt>
      <w:r w:rsidDel="00000000" w:rsidR="00000000" w:rsidRPr="00000000">
        <w:rPr>
          <w:rFonts w:ascii="Times New Roman" w:cs="Times New Roman" w:eastAsia="Times New Roman" w:hAnsi="Times New Roman"/>
          <w:sz w:val="24"/>
          <w:szCs w:val="24"/>
          <w:highlight w:val="white"/>
          <w:rtl w:val="0"/>
        </w:rPr>
        <w:t xml:space="preserve">брат медичний</w:t>
      </w:r>
      <w:sdt>
        <w:sdtPr>
          <w:id w:val="-1923667457"/>
          <w:tag w:val="goog_rdk_257"/>
        </w:sdtPr>
        <w:sdtContent>
          <w:del w:author="Julia" w:id="125" w:date="2026-05-18T12:08:26Z">
            <w:r w:rsidDel="00000000" w:rsidR="00000000" w:rsidRPr="00000000">
              <w:rPr>
                <w:rFonts w:ascii="Times New Roman" w:cs="Times New Roman" w:eastAsia="Times New Roman" w:hAnsi="Times New Roman"/>
                <w:sz w:val="24"/>
                <w:szCs w:val="24"/>
                <w:highlight w:val="white"/>
                <w:rtl w:val="0"/>
              </w:rPr>
              <w:delText xml:space="preserve">)</w:delText>
            </w:r>
          </w:del>
        </w:sdtContent>
      </w:sdt>
      <w:r w:rsidDel="00000000" w:rsidR="00000000" w:rsidRPr="00000000">
        <w:rPr>
          <w:rFonts w:ascii="Times New Roman" w:cs="Times New Roman" w:eastAsia="Times New Roman" w:hAnsi="Times New Roman"/>
          <w:sz w:val="24"/>
          <w:szCs w:val="24"/>
          <w:highlight w:val="white"/>
          <w:rtl w:val="0"/>
        </w:rPr>
        <w:t xml:space="preserve"> – щонайменше 4 осіб, які працюють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91">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92">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Додаткові вимоги до спеціалістів та кількості фахівців, які працюють на посадах: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93">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w:t>
        <w:tab/>
        <w:t xml:space="preserve">У ЗОЗ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94">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Лікар-анестезіолог та/або лікар-анестезіолог дитячий (за умови надання допомоги дітям) – щонайменше 2 особи із зазначеного переліку додатково до основного переліку, які працюють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95">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Сестра медична </w:t>
      </w:r>
      <w:sdt>
        <w:sdtPr>
          <w:id w:val="2136072601"/>
          <w:tag w:val="goog_rdk_258"/>
        </w:sdtPr>
        <w:sdtContent>
          <w:ins w:author="Julia" w:id="126" w:date="2026-05-18T12:08:49Z">
            <w:r w:rsidDel="00000000" w:rsidR="00000000" w:rsidRPr="00000000">
              <w:rPr>
                <w:rFonts w:ascii="Times New Roman" w:cs="Times New Roman" w:eastAsia="Times New Roman" w:hAnsi="Times New Roman"/>
                <w:sz w:val="24"/>
                <w:szCs w:val="24"/>
                <w:highlight w:val="white"/>
                <w:rtl w:val="0"/>
              </w:rPr>
              <w:t xml:space="preserve">/ </w:t>
            </w:r>
          </w:ins>
        </w:sdtContent>
      </w:sdt>
      <w:sdt>
        <w:sdtPr>
          <w:id w:val="-962749844"/>
          <w:tag w:val="goog_rdk_259"/>
        </w:sdtPr>
        <w:sdtContent>
          <w:del w:author="Julia" w:id="126" w:date="2026-05-18T12:08:49Z">
            <w:r w:rsidDel="00000000" w:rsidR="00000000" w:rsidRPr="00000000">
              <w:rPr>
                <w:rFonts w:ascii="Times New Roman" w:cs="Times New Roman" w:eastAsia="Times New Roman" w:hAnsi="Times New Roman"/>
                <w:sz w:val="24"/>
                <w:szCs w:val="24"/>
                <w:highlight w:val="white"/>
                <w:rtl w:val="0"/>
              </w:rPr>
              <w:delText xml:space="preserve">(</w:delText>
            </w:r>
          </w:del>
        </w:sdtContent>
      </w:sdt>
      <w:r w:rsidDel="00000000" w:rsidR="00000000" w:rsidRPr="00000000">
        <w:rPr>
          <w:rFonts w:ascii="Times New Roman" w:cs="Times New Roman" w:eastAsia="Times New Roman" w:hAnsi="Times New Roman"/>
          <w:sz w:val="24"/>
          <w:szCs w:val="24"/>
          <w:highlight w:val="white"/>
          <w:rtl w:val="0"/>
        </w:rPr>
        <w:t xml:space="preserve">брат медичний</w:t>
      </w:r>
      <w:sdt>
        <w:sdtPr>
          <w:id w:val="-87648577"/>
          <w:tag w:val="goog_rdk_260"/>
        </w:sdtPr>
        <w:sdtContent>
          <w:del w:author="Julia" w:id="127" w:date="2026-05-18T12:08:52Z">
            <w:r w:rsidDel="00000000" w:rsidR="00000000" w:rsidRPr="00000000">
              <w:rPr>
                <w:rFonts w:ascii="Times New Roman" w:cs="Times New Roman" w:eastAsia="Times New Roman" w:hAnsi="Times New Roman"/>
                <w:sz w:val="24"/>
                <w:szCs w:val="24"/>
                <w:highlight w:val="white"/>
                <w:rtl w:val="0"/>
              </w:rPr>
              <w:delText xml:space="preserve">)</w:delText>
            </w:r>
          </w:del>
        </w:sdtContent>
      </w:sdt>
      <w:r w:rsidDel="00000000" w:rsidR="00000000" w:rsidRPr="00000000">
        <w:rPr>
          <w:rFonts w:ascii="Times New Roman" w:cs="Times New Roman" w:eastAsia="Times New Roman" w:hAnsi="Times New Roman"/>
          <w:sz w:val="24"/>
          <w:szCs w:val="24"/>
          <w:highlight w:val="white"/>
          <w:rtl w:val="0"/>
        </w:rPr>
        <w:t xml:space="preserve"> – щонайменше 8 осіб додатково до основного переліку, які працюють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96">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97">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98">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w:t>
        <w:tab/>
        <w:t xml:space="preserve">У ЗОЗ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99">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електрокардіограф багатоканальний;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9A">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портативний дефібрилятор з функцією синхронізації;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9B">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резервне джерело електропостачання;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9C">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автоматичне перемикальне комутаційне обладнання відповідно до ДСТУ IEC 60947-6-1: 2007.</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9D">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9E">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За місцем надання медичних послуг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9F">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w:t>
        <w:tab/>
        <w:t xml:space="preserve">пульсоксиметр;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A0">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w:t>
        <w:tab/>
        <w:t xml:space="preserve">глюкометр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A1">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w:t>
        <w:tab/>
        <w:t xml:space="preserve">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A2">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w:t>
        <w:tab/>
        <w:t xml:space="preserve">тонометр та/або тонометр педіатричний з манжетками для дітей різного віку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A3">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w:t>
        <w:tab/>
        <w:t xml:space="preserve">термометр безконтактний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A4">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A5">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Додаткові 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A6">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За місцем надання медичних послуг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A7">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w:t>
        <w:tab/>
        <w:t xml:space="preserve">У відділенні/палаті інтенсивної терапії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A8">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w:t>
        <w:tab/>
        <w:t xml:space="preserve">автономне резервне джерело електропостачання з приєднанням до нього внутрішніх мереж відділення/палати відповідно до нормативно-технічних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A9">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w:t>
        <w:tab/>
        <w:t xml:space="preserve">централізована система киснезабезпечення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AA">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w:t>
        <w:tab/>
        <w:t xml:space="preserve">апарат штучної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AB">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w:t>
        <w:tab/>
        <w:t xml:space="preserve">електроенцефалограф;</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AC">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w:t>
        <w:tab/>
        <w:t xml:space="preserve">ларингоскоп з набором клинків;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AD">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     </w:t>
        <w:tab/>
        <w:t xml:space="preserve">система моніторингу фізіологічних показників одного пацієнта (неінвазивний АТ, ЧСС, ЕКГ, SpO2, t).</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AE">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Інші вимоги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AF">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Наявність ліцензії на провадження господарської діяльності з медичної практики за спеціальністю психіатрія та/або дитяча психіатрія.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B0">
      <w:pPr>
        <w:shd w:fill="ffffff" w:val="clear"/>
        <w:spacing w:after="0" w:before="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B1">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Додаткові вимоги до інших вимог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B2">
      <w:pPr>
        <w:pBdr>
          <w:top w:space="0" w:sz="0" w:val="nil"/>
          <w:left w:space="0" w:sz="0" w:val="nil"/>
          <w:bottom w:space="0" w:sz="0" w:val="nil"/>
          <w:right w:space="0" w:sz="0" w:val="nil"/>
          <w:between w:space="0" w:sz="0" w:val="nil"/>
        </w:pBdr>
        <w:shd w:fill="ffffff" w:val="clear"/>
        <w:spacing w:after="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Наявність ліцензії на провадження господарської діяльності з медичної практики за спеціальністю анестезіологія та/або дитяча анестезіологія.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B3">
      <w:pPr>
        <w:shd w:fill="ffffff" w:val="clea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*Критерії поділу умов закупівлі за рівнями вимог відповідно до пункту 5 Порядку укладення, зміни та припинення договору про медичне обслуговування населення за програмою медичних гарантій, затвердженого постановою Кабінету Міністрів України від 25 квітня 2018 р. № 410 “Про договори про медичне обслуговування населення за програмою медичних гарантій».</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B4">
      <w:pPr>
        <w:pBdr>
          <w:top w:space="0" w:sz="0" w:val="nil"/>
          <w:left w:space="0" w:sz="0" w:val="nil"/>
          <w:bottom w:space="0" w:sz="0" w:val="nil"/>
          <w:right w:space="0" w:sz="0" w:val="nil"/>
          <w:between w:space="0" w:sz="0" w:val="nil"/>
        </w:pBdr>
        <w:shd w:fill="ffffff" w:val="clear"/>
        <w:spacing w:after="240" w:line="240" w:lineRule="auto"/>
        <w:jc w:val="both"/>
        <w:rPr>
          <w:rFonts w:ascii="Times New Roman" w:cs="Times New Roman" w:eastAsia="Times New Roman" w:hAnsi="Times New Roman"/>
          <w:sz w:val="24"/>
          <w:szCs w:val="24"/>
          <w:highlight w:val="white"/>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