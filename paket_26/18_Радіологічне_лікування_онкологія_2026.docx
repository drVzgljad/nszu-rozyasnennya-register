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B7">
      <w:pPr>
        <w:pStyle w:val="Heading1"/>
        <w:shd w:fill="ffffff" w:val="clear"/>
        <w:spacing w:after="0" w:before="240" w:line="276" w:lineRule="auto"/>
        <w:jc w:val="center"/>
        <w:rPr>
          <w:rFonts w:ascii="Times New Roman" w:cs="Times New Roman" w:eastAsia="Times New Roman" w:hAnsi="Times New Roman"/>
          <w:sz w:val="24"/>
          <w:szCs w:val="24"/>
        </w:rPr>
      </w:pPr>
      <w:bookmarkStart w:colFirst="0" w:colLast="0" w:name="_heading=h.uty537lwkvnr" w:id="32"/>
      <w:bookmarkEnd w:id="32"/>
      <w:r w:rsidDel="00000000" w:rsidR="00000000" w:rsidRPr="00000000">
        <w:rPr>
          <w:rFonts w:ascii="Times New Roman" w:cs="Times New Roman" w:eastAsia="Times New Roman" w:hAnsi="Times New Roman"/>
          <w:sz w:val="24"/>
          <w:szCs w:val="24"/>
          <w:rtl w:val="0"/>
        </w:rPr>
        <w:t xml:space="preserve">18. РАДІОЛОГІЧНЕ ЛІКУВАННЯ ТА СУПРОВІД ПАЦІЄНТІВ З ОНКОЛОГІЧНИМИ ЗАХВОРЮВАННЯМИ В СТАЦІОНАРНИХ ТА АМБУЛАТОРНИХ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B8">
      <w:pPr>
        <w:shd w:fill="ffffff" w:val="clear"/>
        <w:spacing w:after="0" w:before="240" w:line="276"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B9">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Консультування, медична допомога пацієнту/пацієнтці з клінічно та морфологічно підтвердженим діагнозом злоякісного новоутворення під час проведення сеансів радіологічного лікування.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BA">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Проведення лабораторних досліджень пацієнту/пацієнтці з клінічно та морфологічно підтвердженим діагнозом злоякісного новоутворення,  зокрема: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BB">
      <w:pPr>
        <w:shd w:fill="ffffff" w:val="clear"/>
        <w:spacing w:after="0" w:line="276" w:lineRule="auto"/>
        <w:ind w:left="8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розгорнутий клінічний аналіз крові, включаючи диференційований підрахунок лейкоцитів (лейкоцитарна формула);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BC">
      <w:pPr>
        <w:shd w:fill="ffffff" w:val="clear"/>
        <w:spacing w:after="0" w:line="276" w:lineRule="auto"/>
        <w:ind w:left="8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w:t>
        <w:tab/>
        <w:t xml:space="preserve">глюкоза в цільній крові або сироватці крові;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BD">
      <w:pPr>
        <w:shd w:fill="ffffff" w:val="clear"/>
        <w:spacing w:after="0" w:line="276" w:lineRule="auto"/>
        <w:ind w:left="8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w:t>
        <w:tab/>
        <w:t xml:space="preserve">група крові і резус-фактор;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BE">
      <w:pPr>
        <w:shd w:fill="ffffff" w:val="clear"/>
        <w:spacing w:after="0" w:line="276" w:lineRule="auto"/>
        <w:ind w:left="8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w:t>
        <w:tab/>
        <w:t xml:space="preserve">загальний аналіз сечі;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BF">
      <w:pPr>
        <w:shd w:fill="ffffff" w:val="clear"/>
        <w:spacing w:after="0" w:line="276" w:lineRule="auto"/>
        <w:ind w:left="8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w:t>
        <w:tab/>
        <w:t xml:space="preserve">біохімічний аналіз крові (загальний білок, альфа-амілаза, аспартатамінотрансфераза (АсАТ), аланінамінотрансфераза (АлАТ), лактатдегідрогеназа, лужна фосфатаза, білірубін і його фракції (загальний, прямий, непрямий), креатинін, сечовина, сечова кислота, хлориди, калій, кальцій, натрій,  С-реактивний білок (CРБ, кількісне визначення), прокальцитонін, кількісне визначення альбуміну в сироватці крові);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C0">
      <w:pPr>
        <w:shd w:fill="ffffff" w:val="clear"/>
        <w:spacing w:after="0" w:line="276" w:lineRule="auto"/>
        <w:ind w:left="8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   </w:t>
        <w:tab/>
        <w:t xml:space="preserve">коагуляційний гемостаз (тромбіновий час, активований частковий (парціальний) тромбопластиновий час (АЧТЧ, АПТЧ), міжнародне нормалізоване відношення (МНВ), фібриноген);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C1">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Проведення інструментальних досліджень в амбулаторних та стаціонарних умовах пацієнту/пацієнтці з клінічно та морфологічно підтвердженим онкологічним діагнозом, зокрема: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C2">
      <w:pPr>
        <w:shd w:fill="ffffff" w:val="clear"/>
        <w:spacing w:after="0" w:line="276" w:lineRule="auto"/>
        <w:ind w:left="2480" w:hanging="7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рентгенологічні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C3">
      <w:pPr>
        <w:shd w:fill="ffffff" w:val="clear"/>
        <w:spacing w:after="0" w:line="276" w:lineRule="auto"/>
        <w:ind w:left="2480" w:hanging="7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ультразвукові дослідження, зокрема із проведенням доплерографії;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C4">
      <w:pPr>
        <w:shd w:fill="ffffff" w:val="clear"/>
        <w:spacing w:after="0" w:line="276" w:lineRule="auto"/>
        <w:ind w:left="2480" w:hanging="70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електрокардіографія (ЕКГ)</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(в цілодобовому режимі).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C5">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Моніторинг вітальних функцій при проведенні радіологічного лікування в амбулаторних умовах та цілодобовий моніторинг – при проведенні радіологічного лікування в стаціонарних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C6">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Планування променевої терапії за допомогою рентгенівських симуляторів та/або комп’ютерних симуляторів та програмного забезпечення, ведення обліку доз іонізуючого опромінення, отриманих пацієнтом/пацієнткою.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C7">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Проведення променевої терапії (дистанційної, контактної) та/або лікування методами ядерної медицини.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C8">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Надання променевої карти та плану дозиметричного навантаження на вимогу пацієнта/пацієнтки та/або його/її законного представника.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C9">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Проведення супровідної медикаментозної терапії.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CA">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Надання кисневої підтримки пацієнту/пацієнтці під час проведення радіологічного лікування у разі потреби.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CB">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компонентами та препаратами крові у цілодобовому режимі.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CC">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Надання медичної допомоги в умовах палати та/або відділення інтенсивної терапії при проведенні радіологічного лікування в стаціонарних умовах (у разі потреби).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CD">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Своєчасне знеболення на всіх етапах діагностики та лікування: обов’язкове анестезіологічне забезпечення під час виконання всіх інвазивних діагностичних та лікувальних процедур, які цього вимагають, цілодобовий доступ до ненаркотичних та наркотичних знеболювальних засобів.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CE">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Цілодобові лікарське спостереження та медсестринський догляд за пацієнтом/пацієнткою при проведенні хіміотерапевтичного лікування в стаціонарних умовах.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CF">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Консультування пацієнта/пацієнтки з підтвердженим онкологічним діагнозом лікарями інших спеціальностей.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D0">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Оцінка психологічного стану пацієнта/пацієнтки та надання психологічної допомоги.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D1">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Надання послуг з реабілітації під час отримання лікування та направлення пацієнта/пацієнтки для отримання послуг з реабілітації або послуг з паліативної медичної допомоги (за потреби).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D2">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Направлення пацієнта/пацієнтки для отримання спеціалізованої медичної допомоги за іншими напрямами в інші ЗОЗ або виклик спеціалістів з цих закладів для надання такого виду допомоги пацієнта/пацієнтки у разі неможливості його/її транспортування.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D3">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медичними виробами для проведення радіотерапії, витратними матеріалами та засобами для фіксації пацієнта/пацієнтки згідно з вимогами до обладнання для проведення променевої терапії.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D4">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лікарськими засобами,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D5">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пацієнта/пацієнтки харчуванням в умовах стаціонару.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D6">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Інформування пацієнта/пацієнтки перед початком лікування про можливе порушення репродуктивної функції та направлення за бажанням пацієнта/пацієнтки на консультацію репродуктолога у відповідний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D7">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Інформування пацієнта/пацієнтки та/або його/її законного представника щодо його/її стану, всіх доступних варіантів подальшого лікування, їх переваг, асоційованих ризиків та потенційно можливих ускладнень.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D8">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23.</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D9">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Додатковий обсяг медичних послуг, який надавач зобов’язується надавати за договором відповідно до медичних потреб пацієнта/пацієнтки (специфікація) за умови відповідності додатковим умовам закупівлі: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DA">
      <w:pPr>
        <w:shd w:fill="ffffff" w:val="clear"/>
        <w:spacing w:after="0" w:line="276" w:lineRule="auto"/>
        <w:ind w:left="1320" w:hanging="48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Проведення променевої терапії із застосуванням лінійного прискорювача та/або гамма-ножа, та/або кібер-ножа, з використанням послуг 3D/IMRT/VMAT/SBRT/SRS.</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DB">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DC">
      <w:pPr>
        <w:shd w:fill="ffffff" w:val="clear"/>
        <w:spacing w:after="0" w:before="240" w:line="276"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РАДІОЛОГІЧНЕ ЛІКУВАННЯ ТА СУПРОВІД ПАЦІЄНТІВ З ОНКОЛОГІЧНИМИ ЗАХВОРЮВАННЯМИ У СТАЦІОНАРНИХ ТА АМБУЛАТОРНИХ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DD">
      <w:pPr>
        <w:shd w:fill="ffffff" w:val="clear"/>
        <w:spacing w:after="0" w:before="240" w:line="276"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Умови закупівлі медичних послуг</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DE">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Умови надання послуги:</w:t>
      </w:r>
      <w:r w:rsidDel="00000000" w:rsidR="00000000" w:rsidRPr="00000000">
        <w:rPr>
          <w:rFonts w:ascii="Times New Roman" w:cs="Times New Roman" w:eastAsia="Times New Roman" w:hAnsi="Times New Roman"/>
          <w:sz w:val="24"/>
          <w:szCs w:val="24"/>
          <w:highlight w:val="white"/>
          <w:rtl w:val="0"/>
        </w:rPr>
        <w:t xml:space="preserve"> амбулаторно та/або стаціонарно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DF">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Підстави надання послуги (</w:t>
      </w:r>
      <w:r w:rsidDel="00000000" w:rsidR="00000000" w:rsidRPr="00000000">
        <w:rPr>
          <w:rFonts w:ascii="Times New Roman" w:cs="Times New Roman" w:eastAsia="Times New Roman" w:hAnsi="Times New Roman"/>
          <w:b w:val="1"/>
          <w:bCs w:val="1"/>
          <w:i w:val="1"/>
          <w:iCs w:val="1"/>
          <w:sz w:val="24"/>
          <w:szCs w:val="24"/>
          <w:highlight w:val="white"/>
          <w:rtl w:val="0"/>
        </w:rPr>
        <w:t xml:space="preserve">критичні*</w:t>
      </w:r>
      <w:r w:rsidDel="00000000" w:rsidR="00000000" w:rsidRPr="00000000">
        <w:rPr>
          <w:rFonts w:ascii="Times New Roman" w:cs="Times New Roman" w:eastAsia="Times New Roman" w:hAnsi="Times New Roman"/>
          <w:i w:val="1"/>
          <w:iCs w:val="1"/>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E0">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направлення лікуючого лікаря, видане пацієнтам з клінічно та морфологічно встановленим діагнозом новоутворення;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E1">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переведення пацієнта з клінічно та морфологічно встановленим діагнозом злоякісного новоутворення з іншого ЗОЗ та/або клінічного підрозділу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E2">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Вимоги до організації надання послуги: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E3">
      <w:pPr>
        <w:numPr>
          <w:ilvl w:val="0"/>
          <w:numId w:val="20"/>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Наявність відділення/палат інтенсивної терапії, обладнаних відповідно до табеля матеріально-технічного оснащення, за місцем надання медичних послуг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E4">
      <w:pPr>
        <w:numPr>
          <w:ilvl w:val="0"/>
          <w:numId w:val="20"/>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Наявність окремих сімейних палат, обладнаних відповідно до табеля оснащення профільного відділення, для сумісного перебування батьків або членів родини або інших законних представників разом з дитиною упродовж надання їй медичних послуг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E5">
      <w:pPr>
        <w:numPr>
          <w:ilvl w:val="0"/>
          <w:numId w:val="20"/>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Наявність лабораторії </w:t>
      </w:r>
      <w:r w:rsidDel="00000000" w:rsidR="00000000" w:rsidRPr="00000000">
        <w:rPr>
          <w:rFonts w:ascii="Times New Roman" w:cs="Times New Roman" w:eastAsia="Times New Roman" w:hAnsi="Times New Roman"/>
          <w:sz w:val="24"/>
          <w:szCs w:val="24"/>
          <w:highlight w:val="white"/>
          <w:rtl w:val="0"/>
        </w:rPr>
        <w:t xml:space="preserve">у ЗОЗ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E6">
      <w:pPr>
        <w:numPr>
          <w:ilvl w:val="0"/>
          <w:numId w:val="20"/>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Наявність в штаті відділення інженера з клінічної дозиметрії та/або інженера-радіолога, та/або медичного фізика, та/або фізика (інженера-радіофізика) </w:t>
      </w:r>
      <w:sdt>
        <w:sdtPr>
          <w:id w:val="350674866"/>
          <w:tag w:val="goog_rdk_245"/>
        </w:sdtPr>
        <w:sdtContent>
          <w:commentRangeStart w:id="56"/>
        </w:sdtContent>
      </w:sdt>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commentRangeEnd w:id="56"/>
      <w:r w:rsidDel="00000000" w:rsidR="00000000" w:rsidRPr="00000000">
        <w:commentReference w:id="56"/>
      </w:r>
      <w:r w:rsidDel="00000000" w:rsidR="00000000" w:rsidRPr="00000000">
        <w:rPr>
          <w:rFonts w:ascii="Times New Roman" w:cs="Times New Roman" w:eastAsia="Times New Roman" w:hAnsi="Times New Roman"/>
          <w:color w:val="000000"/>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E7">
      <w:pPr>
        <w:numPr>
          <w:ilvl w:val="0"/>
          <w:numId w:val="20"/>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Забезпечення проведення лабораторних та інструментальних досліджень, визначених специфікаціями, у цілодобовому режимі за місцем надання медичних послуг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E8">
      <w:pPr>
        <w:numPr>
          <w:ilvl w:val="0"/>
          <w:numId w:val="20"/>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Забезпечення проведення моніторингу вітальних функцій при проведенні радіологічного лікування в амбулаторних умовах та цілодобовий моніторинг – при проведенні радіологічного лікування в стаціонарних умовах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E9">
      <w:pPr>
        <w:numPr>
          <w:ilvl w:val="0"/>
          <w:numId w:val="20"/>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Забезпечення цілодобового лікарського спостереження та медсестринського догляду за пацієнтом/пацієнткою при проведенні радіологічного лікування в стаціонарних умовах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EA">
      <w:pPr>
        <w:numPr>
          <w:ilvl w:val="0"/>
          <w:numId w:val="20"/>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Забезпечення планування променевої терапії за допомогою рентгенівських симуляторів та/або комп’ютерних симуляторів та програмного забезпечення, ведення обліку доз іонізуючого опромінення, отриманих пацієнтами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EB">
      <w:pPr>
        <w:numPr>
          <w:ilvl w:val="0"/>
          <w:numId w:val="20"/>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Забезпечення проведення процедур інтервенційної радіології з УЗ- та/або Rg (С-дуга), та/або КТ-, та/або МРТ-навігацією при плануванні брахітерапії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EC">
      <w:pPr>
        <w:numPr>
          <w:ilvl w:val="0"/>
          <w:numId w:val="20"/>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Забезпечення дистанційної та/або контактної променевої терапії, та/або ядерної медицини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ED">
      <w:pPr>
        <w:numPr>
          <w:ilvl w:val="0"/>
          <w:numId w:val="20"/>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Забезпечення пацієнтів необхідною трансфузійною підтримкою у цілодобовому режимі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EE">
      <w:pPr>
        <w:numPr>
          <w:ilvl w:val="0"/>
          <w:numId w:val="20"/>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Забезпечення направлення пацієнтів для отримання послуг з реабілітації або послуг з паліативної медичної допомоги (за потреби)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EF">
      <w:pPr>
        <w:numPr>
          <w:ilvl w:val="0"/>
          <w:numId w:val="20"/>
        </w:numPr>
        <w:pBdr>
          <w:top w:space="0" w:sz="0" w:val="nil"/>
          <w:left w:space="0" w:sz="0" w:val="nil"/>
          <w:bottom w:space="0" w:sz="0" w:val="nil"/>
          <w:right w:space="0" w:sz="0" w:val="nil"/>
          <w:between w:space="0" w:sz="0" w:val="nil"/>
        </w:pBdr>
        <w:shd w:fill="ffffff" w:val="clear"/>
        <w:spacing w:after="0" w:line="276"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Забезпечення направлення пацієнтів для отримання спеціалізованої медичної допомоги за іншими напрямами в інші ЗОЗ або виклик спеціалістів з числа працівників надавача або за договором підряду для надання такого виду допомоги пацієнтам у разі неможливості їх транспортування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F0">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пацієнтів кисневою підтримкою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F1">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проведення постійної поточної дозиметрії радіологічного обладнання, а також ведення обліку доз іонізуючого опромінення, отриманих персоналом радіологічного відділення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F2">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пацієнтам (</w:t>
      </w:r>
      <w:r w:rsidDel="00000000" w:rsidR="00000000" w:rsidRPr="00000000">
        <w:rPr>
          <w:rFonts w:ascii="Times New Roman" w:cs="Times New Roman" w:eastAsia="Times New Roman" w:hAnsi="Times New Roman"/>
          <w:b w:val="1"/>
          <w:bCs w:val="1"/>
          <w:sz w:val="24"/>
          <w:szCs w:val="24"/>
          <w:highlight w:val="white"/>
          <w:rtl w:val="0"/>
        </w:rPr>
        <w:t xml:space="preserve">базові*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F3">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Наявність протоколу утилізації та знищення залишків лікарських засобів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F4">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права пацієнтів, які перебувають на лікуванні у відділенні інтенсивної терапії, на допуск до нього/неї відвідувачів 24 години на добу в будь-який день тижня згідно з чинними нормативно-правовими актами </w:t>
      </w:r>
      <w:sdt>
        <w:sdtPr>
          <w:id w:val="-809858322"/>
          <w:tag w:val="goog_rdk_246"/>
        </w:sdtPr>
        <w:sdtContent>
          <w:commentRangeStart w:id="57"/>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commentRangeEnd w:id="57"/>
      <w:r w:rsidDel="00000000" w:rsidR="00000000" w:rsidRPr="00000000">
        <w:commentReference w:id="57"/>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F5">
      <w:pPr>
        <w:shd w:fill="ffffff" w:val="clear"/>
        <w:spacing w:after="0" w:line="276" w:lineRule="auto"/>
        <w:ind w:left="7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F6">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20. 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F7">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F8">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пацієнтів зі встановленим діагнозом лікарськими засобами для проведення спеціального лікування та супровідної терапії,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F9">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23.</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FA">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24.</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зокрема, після закінчення строку дії договору з НСЗУ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FB">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25. 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highlight w:val="white"/>
          <w:rtl w:val="0"/>
        </w:rPr>
        <w:t xml:space="preserve">допоміжні*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FC">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Дотримання вимог законодавства у сфері протидії насильству, зокрема виявлення ознак насильства у пацієнтів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highlight w:val="white"/>
          <w:rtl w:val="0"/>
        </w:rPr>
        <w:t xml:space="preserve">базові*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FD">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27.</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FE">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28.</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0FF">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29. </w:t>
      </w:r>
      <w:r w:rsidDel="00000000" w:rsidR="00000000" w:rsidRPr="00000000">
        <w:rPr>
          <w:rFonts w:ascii="Times New Roman" w:cs="Times New Roman" w:eastAsia="Times New Roman" w:hAnsi="Times New Roman"/>
          <w:sz w:val="24"/>
          <w:szCs w:val="24"/>
          <w:rtl w:val="0"/>
        </w:rPr>
        <w:t xml:space="preserve">Забезпечення залучення до надання медичної допомоги лікарів-інтернів, які проходять підготовку на визначених у встановленому порядку базах стажування лікарів (фармацевтів)-інтернів і в закладах охорони здоров’я, в яких лікарі (фармацевти)-інтерни проходять практичну частину підготовки в інтернатурі, під керівництвом лікарів-кураторів з дотриманням вимог безпеки пацієнтів та належної якості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00">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01">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Вимоги до спеціалістів та кількості фахівців, які працюють на посадах: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02">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За місцем надання медичних послуг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03">
      <w:pPr>
        <w:shd w:fill="ffffff" w:val="clear"/>
        <w:spacing w:after="0" w:line="276" w:lineRule="auto"/>
        <w:ind w:left="5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t>
      </w:r>
      <w:r w:rsidDel="00000000" w:rsidR="00000000" w:rsidRPr="00000000">
        <w:rPr>
          <w:rFonts w:ascii="Times New Roman" w:cs="Times New Roman" w:eastAsia="Times New Roman" w:hAnsi="Times New Roman"/>
          <w:sz w:val="24"/>
          <w:szCs w:val="24"/>
          <w:rtl w:val="0"/>
        </w:rPr>
        <w:t xml:space="preserve">Лікар з радіаційної онкології</w:t>
      </w:r>
      <w:r w:rsidDel="00000000" w:rsidR="00000000" w:rsidRPr="00000000">
        <w:rPr>
          <w:rFonts w:ascii="Times New Roman" w:cs="Times New Roman" w:eastAsia="Times New Roman" w:hAnsi="Times New Roman"/>
          <w:sz w:val="24"/>
          <w:szCs w:val="24"/>
          <w:highlight w:val="white"/>
          <w:rtl w:val="0"/>
        </w:rPr>
        <w:t xml:space="preserve"> та/або лікар-радіолог – щонайменше 3 особи із зазначеного переліку, які працюють за основним місцем роботи в цьому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04">
      <w:pPr>
        <w:shd w:fill="ffffff" w:val="clear"/>
        <w:spacing w:after="0" w:line="276" w:lineRule="auto"/>
        <w:ind w:left="5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Сестра медична </w:t>
      </w:r>
      <w:sdt>
        <w:sdtPr>
          <w:id w:val="78320258"/>
          <w:tag w:val="goog_rdk_247"/>
        </w:sdtPr>
        <w:sdtContent>
          <w:ins w:author="Julia" w:id="121" w:date="2026-05-18T12:00:47Z">
            <w:r w:rsidDel="00000000" w:rsidR="00000000" w:rsidRPr="00000000">
              <w:rPr>
                <w:rFonts w:ascii="Times New Roman" w:cs="Times New Roman" w:eastAsia="Times New Roman" w:hAnsi="Times New Roman"/>
                <w:sz w:val="24"/>
                <w:szCs w:val="24"/>
                <w:highlight w:val="white"/>
                <w:rtl w:val="0"/>
              </w:rPr>
              <w:t xml:space="preserve">/ </w:t>
            </w:r>
          </w:ins>
        </w:sdtContent>
      </w:sdt>
      <w:sdt>
        <w:sdtPr>
          <w:id w:val="-1979846405"/>
          <w:tag w:val="goog_rdk_248"/>
        </w:sdtPr>
        <w:sdtContent>
          <w:del w:author="Julia" w:id="121" w:date="2026-05-18T12:00:47Z">
            <w:r w:rsidDel="00000000" w:rsidR="00000000" w:rsidRPr="00000000">
              <w:rPr>
                <w:rFonts w:ascii="Times New Roman" w:cs="Times New Roman" w:eastAsia="Times New Roman" w:hAnsi="Times New Roman"/>
                <w:sz w:val="24"/>
                <w:szCs w:val="24"/>
                <w:highlight w:val="white"/>
                <w:rtl w:val="0"/>
              </w:rPr>
              <w:delText xml:space="preserve">(</w:delText>
            </w:r>
          </w:del>
        </w:sdtContent>
      </w:sdt>
      <w:r w:rsidDel="00000000" w:rsidR="00000000" w:rsidRPr="00000000">
        <w:rPr>
          <w:rFonts w:ascii="Times New Roman" w:cs="Times New Roman" w:eastAsia="Times New Roman" w:hAnsi="Times New Roman"/>
          <w:sz w:val="24"/>
          <w:szCs w:val="24"/>
          <w:highlight w:val="white"/>
          <w:rtl w:val="0"/>
        </w:rPr>
        <w:t xml:space="preserve">брат медичний</w:t>
      </w:r>
      <w:sdt>
        <w:sdtPr>
          <w:id w:val="577014387"/>
          <w:tag w:val="goog_rdk_249"/>
        </w:sdtPr>
        <w:sdtContent>
          <w:del w:author="Julia" w:id="122" w:date="2026-05-18T12:00:50Z">
            <w:r w:rsidDel="00000000" w:rsidR="00000000" w:rsidRPr="00000000">
              <w:rPr>
                <w:rFonts w:ascii="Times New Roman" w:cs="Times New Roman" w:eastAsia="Times New Roman" w:hAnsi="Times New Roman"/>
                <w:sz w:val="24"/>
                <w:szCs w:val="24"/>
                <w:highlight w:val="white"/>
                <w:rtl w:val="0"/>
              </w:rPr>
              <w:delText xml:space="preserve">)</w:delText>
            </w:r>
          </w:del>
        </w:sdtContent>
      </w:sdt>
      <w:r w:rsidDel="00000000" w:rsidR="00000000" w:rsidRPr="00000000">
        <w:rPr>
          <w:rFonts w:ascii="Times New Roman" w:cs="Times New Roman" w:eastAsia="Times New Roman" w:hAnsi="Times New Roman"/>
          <w:sz w:val="24"/>
          <w:szCs w:val="24"/>
          <w:highlight w:val="white"/>
          <w:rtl w:val="0"/>
        </w:rPr>
        <w:t xml:space="preserve"> – щонайменше 8 осіб, які працюють за основним місцем роботи в цьому ЗОЗ (цілодобовий пост).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05">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У ЗОЗ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06">
      <w:pPr>
        <w:shd w:fill="ffffff" w:val="clear"/>
        <w:spacing w:after="0" w:line="276" w:lineRule="auto"/>
        <w:ind w:left="70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t>
        <w:tab/>
        <w:t xml:space="preserve">Лікар-радіолог та/або лікар-рентгенолог, та/або </w:t>
      </w:r>
      <w:r w:rsidDel="00000000" w:rsidR="00000000" w:rsidRPr="00000000">
        <w:rPr>
          <w:rFonts w:ascii="Times New Roman" w:cs="Times New Roman" w:eastAsia="Times New Roman" w:hAnsi="Times New Roman"/>
          <w:sz w:val="24"/>
          <w:szCs w:val="24"/>
          <w:rtl w:val="0"/>
        </w:rPr>
        <w:t xml:space="preserve">лікар з ядерної медицини</w:t>
      </w:r>
      <w:r w:rsidDel="00000000" w:rsidR="00000000" w:rsidRPr="00000000">
        <w:rPr>
          <w:rFonts w:ascii="Times New Roman" w:cs="Times New Roman" w:eastAsia="Times New Roman" w:hAnsi="Times New Roman"/>
          <w:sz w:val="24"/>
          <w:szCs w:val="24"/>
          <w:highlight w:val="white"/>
          <w:rtl w:val="0"/>
        </w:rPr>
        <w:t xml:space="preserve"> – щонайменше 2 особи із зазначеного переліку, які працюють за основним місцем роботи в цьому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07">
      <w:pPr>
        <w:shd w:fill="ffffff" w:val="clear"/>
        <w:spacing w:after="0" w:line="276" w:lineRule="auto"/>
        <w:ind w:left="70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w:t>
        <w:tab/>
        <w:t xml:space="preserve">Лікар-онколог та/або лікар-онколог дитячий (за умови надання допомоги дітям) – щонайменше 2 особи із зазначеного переліку, які працюють за основним місцем роботи в цьому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08">
      <w:pPr>
        <w:shd w:fill="ffffff" w:val="clear"/>
        <w:spacing w:after="0" w:line="276" w:lineRule="auto"/>
        <w:ind w:left="70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w:t>
        <w:tab/>
        <w:t xml:space="preserve">Лікар-анестезіолог – щонайменше 4 особи, з них щонайменше 2 особи, які працюють за основним місцем роботи в цьому ЗОЗ (цілодобовий пост). У випадку лікування дітей у ЗОЗ для дорослих: лікар-анестезіолог дитячий – щонайменше 2 особи, які працюють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09">
      <w:pPr>
        <w:shd w:fill="ffffff" w:val="clear"/>
        <w:spacing w:after="0" w:line="276" w:lineRule="auto"/>
        <w:ind w:left="70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w:t>
        <w:tab/>
        <w:t xml:space="preserve">Лікар-хірург-онколог або лікар-нейрохірург або лікар-хірург дитячий, або лікар-нейрохірург дитячий – щонайменше 1 особа із зазначеного переліку, яка працює за основним місцем роботи в цьому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0A">
      <w:pPr>
        <w:shd w:fill="ffffff" w:val="clear"/>
        <w:spacing w:after="0" w:line="276" w:lineRule="auto"/>
        <w:ind w:left="70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w:t>
        <w:tab/>
        <w:t xml:space="preserve">Лікар-психолог та/або лікар-психотерапевт, та/або клінічний психолог, та/або психолог,  та/або психотерапевт – щонайменше 2</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особи із зазначеного переліку, </w:t>
      </w:r>
      <w:r w:rsidDel="00000000" w:rsidR="00000000" w:rsidRPr="00000000">
        <w:rPr>
          <w:rFonts w:ascii="Times New Roman" w:cs="Times New Roman" w:eastAsia="Times New Roman" w:hAnsi="Times New Roman"/>
          <w:sz w:val="24"/>
          <w:szCs w:val="24"/>
          <w:rtl w:val="0"/>
        </w:rPr>
        <w:t xml:space="preserve">1 з яких за основним місцем роботи в цьому ЗОЗ, та 1 або за основним місцем роботи в цьому ЗОЗ, або за сумісництвом</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0B">
      <w:pPr>
        <w:shd w:fill="ffffff" w:val="clear"/>
        <w:spacing w:after="0" w:line="276" w:lineRule="auto"/>
        <w:ind w:left="70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     </w:t>
        <w:tab/>
        <w:t xml:space="preserve">Лікар </w:t>
      </w:r>
      <w:sdt>
        <w:sdtPr>
          <w:id w:val="-1016883296"/>
          <w:tag w:val="goog_rdk_250"/>
        </w:sdtPr>
        <w:sdtContent>
          <w:del w:author="Julia" w:id="123" w:date="2026-05-18T12:01:47Z">
            <w:r w:rsidDel="00000000" w:rsidR="00000000" w:rsidRPr="00000000">
              <w:rPr>
                <w:rFonts w:ascii="Times New Roman" w:cs="Times New Roman" w:eastAsia="Times New Roman" w:hAnsi="Times New Roman"/>
                <w:sz w:val="24"/>
                <w:szCs w:val="24"/>
                <w:highlight w:val="white"/>
                <w:rtl w:val="0"/>
              </w:rPr>
              <w:delText xml:space="preserve">з </w:delText>
            </w:r>
          </w:del>
        </w:sdtContent>
      </w:sdt>
      <w:r w:rsidDel="00000000" w:rsidR="00000000" w:rsidRPr="00000000">
        <w:rPr>
          <w:rFonts w:ascii="Times New Roman" w:cs="Times New Roman" w:eastAsia="Times New Roman" w:hAnsi="Times New Roman"/>
          <w:sz w:val="24"/>
          <w:szCs w:val="24"/>
          <w:highlight w:val="white"/>
          <w:rtl w:val="0"/>
        </w:rPr>
        <w:t xml:space="preserve">фізичної та реабілітаційної медицини або лікар з лікувальної фізкультури, або лікар з лікувальної фізкультури і спортивної медицини, або фізичний терапевт, або ерготерапевт – щонайменше 1 особа із зазначеного переліку, яка працює або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0C">
      <w:pPr>
        <w:shd w:fill="ffffff" w:val="clear"/>
        <w:spacing w:after="0" w:line="276" w:lineRule="auto"/>
        <w:ind w:left="70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     </w:t>
        <w:tab/>
        <w:t xml:space="preserve">Лікар з ультразвукової діагностики – щонайменше 2 особи, </w:t>
      </w:r>
      <w:r w:rsidDel="00000000" w:rsidR="00000000" w:rsidRPr="00000000">
        <w:rPr>
          <w:rFonts w:ascii="Times New Roman" w:cs="Times New Roman" w:eastAsia="Times New Roman" w:hAnsi="Times New Roman"/>
          <w:sz w:val="24"/>
          <w:szCs w:val="24"/>
          <w:rtl w:val="0"/>
        </w:rPr>
        <w:t xml:space="preserve">1 з яких за основним місцем роботи в цьому ЗОЗ, та 1 або за основним місцем роботи в цьому ЗОЗ, або за сумісництвом</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0D">
      <w:pPr>
        <w:shd w:fill="ffffff" w:val="clear"/>
        <w:spacing w:after="0" w:line="276" w:lineRule="auto"/>
        <w:ind w:left="70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     </w:t>
        <w:tab/>
        <w:t xml:space="preserve">Рентгенолаборант – щонайменше 1 особа, яка працює за основним місцем роботи у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0E">
      <w:pPr>
        <w:shd w:fill="ffffff" w:val="clear"/>
        <w:spacing w:after="0" w:line="276"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w:t>
      </w:r>
      <w:r w:rsidDel="00000000" w:rsidR="00000000" w:rsidRPr="00000000">
        <w:rPr>
          <w:rFonts w:ascii="Times New Roman" w:cs="Times New Roman" w:eastAsia="Times New Roman" w:hAnsi="Times New Roman"/>
          <w:sz w:val="24"/>
          <w:szCs w:val="24"/>
          <w:rtl w:val="0"/>
        </w:rPr>
        <w:t xml:space="preserve">.      </w:t>
        <w:tab/>
        <w:t xml:space="preserve">Лікар-лаборант та/або лікар-лаборант з клінічної біохімії та/або біохімік – щонайменше 2 особи із зазначеного переліку, які працюють за основним місцем роботи у цьому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0F">
      <w:pPr>
        <w:shd w:fill="ffffff" w:val="clear"/>
        <w:spacing w:after="0" w:line="276" w:lineRule="auto"/>
        <w:ind w:left="70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      </w:t>
        <w:tab/>
        <w:t xml:space="preserve">Фельдшер-лаборант та/або </w:t>
      </w:r>
      <w:r w:rsidDel="00000000" w:rsidR="00000000" w:rsidRPr="00000000">
        <w:rPr>
          <w:rFonts w:ascii="Times New Roman" w:cs="Times New Roman" w:eastAsia="Times New Roman" w:hAnsi="Times New Roman"/>
          <w:sz w:val="24"/>
          <w:szCs w:val="24"/>
          <w:rtl w:val="0"/>
        </w:rPr>
        <w:t xml:space="preserve">цитоморфолог</w:t>
      </w:r>
      <w:r w:rsidDel="00000000" w:rsidR="00000000" w:rsidRPr="00000000">
        <w:rPr>
          <w:rFonts w:ascii="Times New Roman" w:cs="Times New Roman" w:eastAsia="Times New Roman" w:hAnsi="Times New Roman"/>
          <w:sz w:val="24"/>
          <w:szCs w:val="24"/>
          <w:highlight w:val="white"/>
          <w:rtl w:val="0"/>
        </w:rPr>
        <w:t xml:space="preserve">, та/або лаборант клініко-діагностичної лабораторії, та/або лаборант – щонайменше 2 особи із зазначеного переліку, які працюють за основним місцем роботи в цьому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10">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Вимоги до переліку обладнання: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11">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У ЗОЗ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12">
      <w:pPr>
        <w:shd w:fill="ffffff" w:val="clear"/>
        <w:spacing w:after="0" w:line="276" w:lineRule="auto"/>
        <w:ind w:left="18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резервне джерело електропостачання;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13">
      <w:pPr>
        <w:shd w:fill="ffffff" w:val="clear"/>
        <w:spacing w:after="0" w:line="276" w:lineRule="auto"/>
        <w:ind w:left="18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автоматичне перемикальне комутаційне обладнання відповідно до ДСТУ IEC 60947-6-1: 2007;</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14">
      <w:pPr>
        <w:shd w:fill="ffffff" w:val="clear"/>
        <w:spacing w:after="0" w:line="276" w:lineRule="auto"/>
        <w:ind w:left="18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обладнання, що забезпечує дистанційну та/або контактну променеву терапію (гамма-терапевтичний апарат, рентгенотерапевтичний апарат та/або інше обладнання для проведення контактної терапії) та/або обладнання і препарати, що забезпечують ядерну медицину, зокрема діагностику (радіофармпрепарати та/або гамма-камера, та/або ОФЕКТ);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15">
      <w:pPr>
        <w:shd w:fill="ffffff" w:val="clear"/>
        <w:spacing w:after="0" w:line="276" w:lineRule="auto"/>
        <w:ind w:left="18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обладнання для планування дистанційної та/або контактної терапії (КТ-симулятор та/або рентгенівський симулятор, або інше обладнання) та відповідне програмне забезпечення;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16">
      <w:pPr>
        <w:shd w:fill="ffffff" w:val="clear"/>
        <w:spacing w:after="0" w:line="276" w:lineRule="auto"/>
        <w:ind w:left="18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обладнання для абсолютної та відносної дозиметрії;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17">
      <w:pPr>
        <w:shd w:fill="ffffff" w:val="clear"/>
        <w:spacing w:after="0" w:line="276" w:lineRule="auto"/>
        <w:ind w:left="180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система ультразвукової візуалізації, зокрема на основі ефекту Доплера;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18">
      <w:pPr>
        <w:shd w:fill="ffffff" w:val="clear"/>
        <w:spacing w:after="0" w:line="276" w:lineRule="auto"/>
        <w:ind w:left="1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система рентгенівська діагностична;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19">
      <w:pPr>
        <w:shd w:fill="ffffff" w:val="clear"/>
        <w:spacing w:after="0" w:line="276" w:lineRule="auto"/>
        <w:ind w:left="1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     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1A">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1B">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У відділенні інтенсивної терапії/ палаті інтенсивної терапії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1C">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t>
        <w:tab/>
        <w:t xml:space="preserve">приєднання внутрішніх мереж відділення до автономного резервного джерела електропостачання відповідно до нормативно-технічних документів;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1D">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w:t>
        <w:tab/>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1E">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w:t>
        <w:tab/>
        <w:t xml:space="preserve">апарат штучної вентиляції легенів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1F">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w:t>
        <w:tab/>
        <w:t xml:space="preserve">система моніторингу фізіологічних показників одного пацієнта (неінвазивний АТ, ЧСС, ЕКГ, SpO2, t)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20">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w:t>
        <w:tab/>
        <w:t xml:space="preserve">електрокардіограф багатоканальний;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21">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     </w:t>
        <w:tab/>
        <w:t xml:space="preserve">портативний дефібрилятор з функцією синхронізації;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22">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     </w:t>
        <w:tab/>
        <w:t xml:space="preserve">аспіратор(відсмоктувач);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23">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     </w:t>
        <w:tab/>
        <w:t xml:space="preserve">автоматичний дозатор лікувальних речовин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24">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w:t>
        <w:tab/>
        <w:t xml:space="preserve">ларингоскоп з набором клинків.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25">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За місцем надання медичних послуг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26">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t>
        <w:tab/>
        <w:t xml:space="preserve">приєднання внутрішніх мереж відділення до автономного резервного джерела електропостачання відповідно до нормативно-технічних документів;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27">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w:t>
        <w:tab/>
        <w:t xml:space="preserve">централізована та/або змішана, та/або децентралізована система киснезабезпечення з наявністю кисневих вихідних точок (розеток) у відділенні (місці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28">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w:t>
        <w:tab/>
        <w:t xml:space="preserve">волюметричний шприцевий насос (перфузор) або насос інфузійний загального призначення (інфузомат) – щонайменше 5;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29">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w:t>
        <w:tab/>
        <w:t xml:space="preserve">аспіратор (відсмоктувач);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2A">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w:t>
        <w:tab/>
        <w:t xml:space="preserve">пульсоксиметр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2B">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     </w:t>
        <w:tab/>
        <w:t xml:space="preserve">мішок ручної вентиляції легенів;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2C">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     </w:t>
        <w:tab/>
        <w:t xml:space="preserve">глюкометр;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2D">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     </w:t>
        <w:tab/>
        <w:t xml:space="preserve">термометр безконтактний – щонайменше 4;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2E">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w:t>
        <w:tab/>
        <w:t xml:space="preserve">тонометр та/або тонометр педіатричний з манжетками для дітей різного віку.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2F">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У лабораторії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30">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t>
        <w:tab/>
        <w:t xml:space="preserve">гематологічний аналізатор;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31">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w:t>
        <w:tab/>
        <w:t xml:space="preserve">біохімічний аналізатор.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32">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Додаткові вимоги до переліку обладнання: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33">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У ЗОЗ (</w:t>
      </w:r>
      <w:r w:rsidDel="00000000" w:rsidR="00000000" w:rsidRPr="00000000">
        <w:rPr>
          <w:rFonts w:ascii="Times New Roman" w:cs="Times New Roman" w:eastAsia="Times New Roman" w:hAnsi="Times New Roman"/>
          <w:b w:val="1"/>
          <w:bCs w:val="1"/>
          <w:sz w:val="24"/>
          <w:szCs w:val="24"/>
          <w:highlight w:val="white"/>
          <w:rtl w:val="0"/>
        </w:rPr>
        <w:t xml:space="preserve">критичні*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34">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t>
        <w:tab/>
        <w:t xml:space="preserve">лінійний прискорювач та/або гамма-ніж, та/або кібер-ніж.</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35">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Інші вимоги (</w:t>
      </w:r>
      <w:r w:rsidDel="00000000" w:rsidR="00000000" w:rsidRPr="00000000">
        <w:rPr>
          <w:rFonts w:ascii="Times New Roman" w:cs="Times New Roman" w:eastAsia="Times New Roman" w:hAnsi="Times New Roman"/>
          <w:b w:val="1"/>
          <w:bCs w:val="1"/>
          <w:i w:val="1"/>
          <w:iCs w:val="1"/>
          <w:sz w:val="24"/>
          <w:szCs w:val="24"/>
          <w:highlight w:val="white"/>
          <w:rtl w:val="0"/>
        </w:rPr>
        <w:t xml:space="preserve">критичні*</w:t>
      </w:r>
      <w:r w:rsidDel="00000000" w:rsidR="00000000" w:rsidRPr="00000000">
        <w:rPr>
          <w:rFonts w:ascii="Times New Roman" w:cs="Times New Roman" w:eastAsia="Times New Roman" w:hAnsi="Times New Roman"/>
          <w:i w:val="1"/>
          <w:iCs w:val="1"/>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36">
      <w:pPr>
        <w:numPr>
          <w:ilvl w:val="0"/>
          <w:numId w:val="21"/>
        </w:numPr>
        <w:pBdr>
          <w:top w:space="0" w:sz="0" w:val="nil"/>
          <w:left w:space="0" w:sz="0" w:val="nil"/>
          <w:bottom w:space="0" w:sz="0" w:val="nil"/>
          <w:right w:space="0" w:sz="0" w:val="nil"/>
          <w:between w:space="0" w:sz="0" w:val="nil"/>
        </w:pBdr>
        <w:shd w:fill="ffffff" w:val="clear"/>
        <w:spacing w:after="0" w:before="240" w:line="240"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Наявність ліцензії на провадження господарської діяльності з медичної практики за спеціальністю анестезіологія та/або дитяча анестезіологія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highlight w:val="white"/>
          <w:rtl w:val="0"/>
        </w:rPr>
        <w:t xml:space="preserve"> променева терапія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highlight w:val="white"/>
          <w:rtl w:val="0"/>
        </w:rPr>
        <w:t xml:space="preserve"> онкологія та/або дитяча онкологія, та/або онкогінекологія, та/або онкоотоларингологія, та/або онкохірургія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000000"/>
          <w:sz w:val="24"/>
          <w:szCs w:val="24"/>
          <w:highlight w:val="white"/>
          <w:rtl w:val="0"/>
        </w:rPr>
        <w:t xml:space="preserve"> радіологія, та/або рентгенологія, та/або радіонуклідна діагностика.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37">
      <w:pPr>
        <w:numPr>
          <w:ilvl w:val="0"/>
          <w:numId w:val="21"/>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38">
      <w:pPr>
        <w:numPr>
          <w:ilvl w:val="0"/>
          <w:numId w:val="21"/>
        </w:numPr>
        <w:pBdr>
          <w:top w:space="0" w:sz="0" w:val="nil"/>
          <w:left w:space="0" w:sz="0" w:val="nil"/>
          <w:bottom w:space="0" w:sz="0" w:val="nil"/>
          <w:right w:space="0" w:sz="0" w:val="nil"/>
          <w:between w:space="0" w:sz="0" w:val="nil"/>
        </w:pBdr>
        <w:shd w:fill="ffffff" w:val="clear"/>
        <w:spacing w:after="0" w:line="240"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39">
      <w:pPr>
        <w:numPr>
          <w:ilvl w:val="0"/>
          <w:numId w:val="21"/>
        </w:numPr>
        <w:pBdr>
          <w:top w:space="0" w:sz="0" w:val="nil"/>
          <w:left w:space="0" w:sz="0" w:val="nil"/>
          <w:bottom w:space="0" w:sz="0" w:val="nil"/>
          <w:right w:space="0" w:sz="0" w:val="nil"/>
          <w:between w:space="0" w:sz="0" w:val="nil"/>
        </w:pBdr>
        <w:shd w:fill="ffffff" w:val="clear"/>
        <w:spacing w:after="240" w:line="240"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дотримання вимог наказу Міністерства охорони здоров’я України «Про систему онкологічної допомоги населенню України» від 01 жовтня 2013 р. № 845, зареєстрованого в Міністерстві юстиції України 16 січня 2014 р. за № 77/24854, щодо державної системи реєстрації випадків раку.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3A">
      <w:pPr>
        <w:shd w:fill="ffffff" w:val="clea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3B">
      <w:pPr>
        <w:pBdr>
          <w:top w:space="0" w:sz="0" w:val="nil"/>
          <w:left w:space="0" w:sz="0" w:val="nil"/>
          <w:bottom w:space="0" w:sz="0" w:val="nil"/>
          <w:right w:space="0" w:sz="0" w:val="nil"/>
          <w:between w:space="0" w:sz="0" w:val="nil"/>
        </w:pBdr>
        <w:shd w:fill="ffffff" w:val="clear"/>
        <w:spacing w:after="2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13C">
      <w:pPr>
        <w:pBdr>
          <w:top w:space="0" w:sz="0" w:val="nil"/>
          <w:left w:space="0" w:sz="0" w:val="nil"/>
          <w:bottom w:space="0" w:sz="0" w:val="nil"/>
          <w:right w:space="0" w:sz="0" w:val="nil"/>
          <w:between w:space="0" w:sz="0" w:val="nil"/>
        </w:pBdr>
        <w:shd w:fill="ffffff" w:val="clear"/>
        <w:spacing w:after="240" w:line="240" w:lineRule="auto"/>
        <w:jc w:val="both"/>
        <w:rPr>
          <w:rFonts w:ascii="Times New Roman" w:cs="Times New Roman" w:eastAsia="Times New Roman" w:hAnsi="Times New Roman"/>
          <w:sz w:val="24"/>
          <w:szCs w:val="24"/>
          <w:highlight w:val="white"/>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