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55">
      <w:pPr>
        <w:pStyle w:val="Heading1"/>
        <w:shd w:fill="ffffff" w:val="clear"/>
        <w:spacing w:after="0" w:before="240" w:line="240" w:lineRule="auto"/>
        <w:jc w:val="center"/>
        <w:rPr>
          <w:rFonts w:ascii="Times New Roman" w:cs="Times New Roman" w:eastAsia="Times New Roman" w:hAnsi="Times New Roman"/>
          <w:sz w:val="24"/>
          <w:szCs w:val="24"/>
        </w:rPr>
      </w:pPr>
      <w:bookmarkStart w:colFirst="0" w:colLast="0" w:name="_heading=h.hng7w6wfg7v4" w:id="70"/>
      <w:bookmarkEnd w:id="70"/>
      <w:r w:rsidDel="00000000" w:rsidR="00000000" w:rsidRPr="00000000">
        <w:rPr>
          <w:rFonts w:ascii="Times New Roman" w:cs="Times New Roman" w:eastAsia="Times New Roman" w:hAnsi="Times New Roman"/>
          <w:sz w:val="24"/>
          <w:szCs w:val="24"/>
          <w:rtl w:val="0"/>
        </w:rPr>
        <w:t xml:space="preserve">64.ЛІКУВАННЯ ДОРОСЛИХ ТА ДІТЕЙ МЕТОДОМ ТРАНСПЛАНТАЦІЇ ОРГАНІВ</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56">
      <w:pPr>
        <w:shd w:fill="ffffff" w:val="clear"/>
        <w:spacing w:after="0" w:before="24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57">
      <w:pPr>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І. Дотрансплантаційний період (до проведення оперативного втручання). Послуга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58">
      <w:pPr>
        <w:numPr>
          <w:ilvl w:val="0"/>
          <w:numId w:val="36"/>
        </w:numPr>
        <w:pBdr>
          <w:top w:space="0" w:sz="0" w:val="nil"/>
          <w:left w:space="0" w:sz="0" w:val="nil"/>
          <w:bottom w:space="0" w:sz="0" w:val="nil"/>
          <w:right w:space="0" w:sz="0" w:val="nil"/>
          <w:between w:space="0" w:sz="0" w:val="nil"/>
        </w:pBdr>
        <w:shd w:fill="ffffff" w:val="clear"/>
        <w:spacing w:after="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Огляд, оцінювання та динамічне спостереження за станом пацієнта/пацієнтки, який/яка підлягає лікуванню методом трансплантації органів.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59">
      <w:pPr>
        <w:numPr>
          <w:ilvl w:val="0"/>
          <w:numId w:val="36"/>
        </w:numPr>
        <w:pBdr>
          <w:top w:space="0" w:sz="0" w:val="nil"/>
          <w:left w:space="0" w:sz="0" w:val="nil"/>
          <w:bottom w:space="0" w:sz="0" w:val="nil"/>
          <w:right w:space="0" w:sz="0" w:val="nil"/>
          <w:between w:space="0" w:sz="0" w:val="nil"/>
        </w:pBdr>
        <w:shd w:fill="ffffff" w:val="clea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Огляд, консультування та оцінювання стану пацієнта/пацієнтки, якого/яку визначено кандидатом-донором (за умови живого донорства) для пацієнта/пацієнтки, який/яка підлягає лікуванню методом трансплантації органів.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5A">
      <w:pPr>
        <w:numPr>
          <w:ilvl w:val="0"/>
          <w:numId w:val="36"/>
        </w:numPr>
        <w:pBdr>
          <w:top w:space="0" w:sz="0" w:val="nil"/>
          <w:left w:space="0" w:sz="0" w:val="nil"/>
          <w:bottom w:space="0" w:sz="0" w:val="nil"/>
          <w:right w:space="0" w:sz="0" w:val="nil"/>
          <w:between w:space="0" w:sz="0" w:val="nil"/>
        </w:pBdr>
        <w:shd w:fill="ffffff" w:val="clea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необхідних лабораторних досліджень пацієнту/пацієнтці, який/яка підлягає лікуванню методом трансплантації органів,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5B">
      <w:pPr>
        <w:shd w:fill="ffffff" w:val="clear"/>
        <w:spacing w:after="0" w:line="240" w:lineRule="auto"/>
        <w:ind w:lef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визначення групи крові і резус-фактора, зокрема імуногематологічного скринінгу за системою ABO;</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5C">
      <w:pPr>
        <w:shd w:fill="ffffff" w:val="clear"/>
        <w:spacing w:after="0" w:line="240" w:lineRule="auto"/>
        <w:ind w:lef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загально-клінічних досліджень (розгорнутий клінічний аналіз крові; морфологічне дослідження клітин крові; загальний аналіз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5D">
      <w:pPr>
        <w:shd w:fill="ffffff" w:val="clear"/>
        <w:spacing w:after="0" w:line="240" w:lineRule="auto"/>
        <w:ind w:lef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біохімічних досліджень (загальний білок, альфа-амілаза, аспартатамінотрансфераза (АсАТ), аланінамінотрансфераза (АлАТ), лужна фосфатаза (ЛФ), білірубін і його фракції (загальний, прямий, непрямий), креатинін, прокальцитонін (кількісне визначення), сечовина, сечова кислота, електроліти (натрій, калій, магній, кальцій, хлор); глюкоза в цільній крові або сироватці крові; глікозильований гемоглобін; С-пептид; С-реактивний білок (CРБ, кількісне визначення), газовий склад крові, натрійуретичні пептиди, гамма-глутамілтранспептидаза (ГГТП);</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5E">
      <w:pPr>
        <w:shd w:fill="ffffff" w:val="clear"/>
        <w:spacing w:after="0" w:line="240" w:lineRule="auto"/>
        <w:ind w:lef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визначення показників ліпідного профілю: тригліцериди, загальний холестерин, ліпопротеїди низької щільності (ЛПНЩ), ліпопротеїди високої щільності (ЛПВЩ) у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5F">
      <w:pPr>
        <w:shd w:fill="ffffff" w:val="clear"/>
        <w:spacing w:after="0" w:line="240" w:lineRule="auto"/>
        <w:ind w:lef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визначення показників коагуляційного гемостазу (тромбіновий час, активований частковий (парціальний) тромбопластиновий час (АЧТЧ, АПТЧ), міжнародне нормалізоване відношення (МНВ), фібриноген, протромбіновий індекс, Д-димер;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60">
      <w:pPr>
        <w:shd w:fill="ffffff" w:val="clear"/>
        <w:spacing w:after="0" w:line="240" w:lineRule="auto"/>
        <w:ind w:lef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проведення обстежень на виявлення: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61">
      <w:pPr>
        <w:shd w:fill="ffffff" w:val="clear"/>
        <w:spacing w:after="0" w:line="240" w:lineRule="auto"/>
        <w:ind w:left="2560" w:hanging="1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ВІЛ-інфекції: антитіла до HIV;</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62">
      <w:pPr>
        <w:shd w:fill="ffffff" w:val="clear"/>
        <w:spacing w:after="0" w:line="240" w:lineRule="auto"/>
        <w:ind w:left="2560" w:hanging="1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гепатиту В: HBsAg, anti-HBcor, anti-HBs. ДНК HBV (методом ПЛР);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63">
      <w:pPr>
        <w:shd w:fill="ffffff" w:val="clear"/>
        <w:spacing w:after="0" w:line="240" w:lineRule="auto"/>
        <w:ind w:left="2560" w:hanging="1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гепатиту С: сумарні антитіла (Anti-HCV). РНК HCV (методом ПЛР);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64">
      <w:pPr>
        <w:shd w:fill="ffffff" w:val="clear"/>
        <w:spacing w:after="0" w:line="240" w:lineRule="auto"/>
        <w:ind w:left="2560" w:hanging="1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вірусу цитомегаловірусної інфекції: ДНК вірусу (методом ПЛР), та імуноглобуліни М та 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65">
      <w:pPr>
        <w:shd w:fill="ffffff" w:val="clear"/>
        <w:spacing w:after="0" w:line="240" w:lineRule="auto"/>
        <w:ind w:left="2560" w:hanging="1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вірусу Епштейн-Барра: ДНК вірусу (методом ПЛР) та імуноглобуліни М та 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66">
      <w:pPr>
        <w:shd w:fill="ffffff" w:val="clear"/>
        <w:spacing w:after="0" w:line="240" w:lineRule="auto"/>
        <w:ind w:left="2560" w:hanging="1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сифілісу;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67">
      <w:pPr>
        <w:shd w:fill="ffffff" w:val="clear"/>
        <w:spacing w:after="0" w:line="240" w:lineRule="auto"/>
        <w:ind w:left="2560" w:hanging="1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 SARS-Cov2: РНК (методом ПЛР) та/або визначення антигену SARS-CoV-2.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68">
      <w:pPr>
        <w:numPr>
          <w:ilvl w:val="0"/>
          <w:numId w:val="47"/>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імуногенетичного скринінгу: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69">
      <w:pPr>
        <w:shd w:fill="ffffff" w:val="clear"/>
        <w:spacing w:after="0" w:line="240" w:lineRule="auto"/>
        <w:ind w:left="1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визначення генотипу HLA за локусами A, -B, -C, -DR, -DQ;</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6A">
      <w:pPr>
        <w:shd w:fill="ffffff" w:val="clear"/>
        <w:spacing w:after="0" w:line="240" w:lineRule="auto"/>
        <w:ind w:left="1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проведення комплементзалежного лімфоцитотоксичного тесту із лімфоцитами донора;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6B">
      <w:pPr>
        <w:shd w:fill="ffffff" w:val="clear"/>
        <w:spacing w:after="0" w:line="240" w:lineRule="auto"/>
        <w:ind w:left="560" w:hanging="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проведення досліджень на онкологічні маркери;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6C">
      <w:pPr>
        <w:shd w:fill="ffffff" w:val="clear"/>
        <w:spacing w:after="0" w:line="240" w:lineRule="auto"/>
        <w:ind w:left="560" w:hanging="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рівня гормонів: тироксин (Т4 загальний, Т4 вільний), трийодтиронін (Т3 загальний, Т3 вільний), тиреотропний гормон (ТТГ); паратгормон (ПТГ);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6D">
      <w:pPr>
        <w:shd w:fill="ffffff" w:val="clear"/>
        <w:spacing w:after="0" w:line="240" w:lineRule="auto"/>
        <w:ind w:left="560" w:hanging="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бактеріологічних досліджень;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6E">
      <w:pPr>
        <w:shd w:fill="ffffff" w:val="clear"/>
        <w:spacing w:after="0" w:line="240" w:lineRule="auto"/>
        <w:ind w:left="560" w:hanging="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проведення досліджень (гістологічних, цитологічних, імуногістохімічних);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6F">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інших лабораторних досліджень залежно від діагнозу та клінічного стану пацієнта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70">
      <w:pPr>
        <w:numPr>
          <w:ilvl w:val="0"/>
          <w:numId w:val="6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необхідних лабораторних досліджень пацієнту/пацієнтці, якого/яку визначено кандидатом-донором (за умови живого донорства) для пацієнта/пацієнтки, який/яка підлягає лікуванню методом трансплантації органів,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71">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визначення групи крові і резус-фактора; зокрема імуногематологічного скринінгу за системою ABO;</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72">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загально-клінічних досліджень (розгорнутий клінічний аналіз крові; морфологічне дослідження клітин крові; загальний аналіз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73">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біохімічних досліджень (загальний білок, альфа-амілаза, аспартатамінотрансфераза (АсАТ), аланінамінотрансфераза (АлАТ), білірубін і його фракції (загальний, прямий, непрямий), креатинін, прокальцитонін (кількісне визначення), сечовина, сечова кислота, електроліти (натрій, калій, кальцій,); глюкоза в цільній крові або сироватці крові; С-реактивний білок (CРБ, кількісне визначення);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74">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визначення показників ліпідного профілю: тригліцериди, загальний холестерин, ліпопротеїди низької щільності (ЛПНЩ), ліпопротеїди високої щільності (ЛПВЩ) в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75">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визначення рівню антинуклеарних антитіл (ANA);</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76">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визначення показників коагуляційного гемостазу (тромбіновий час, активований частковий (парціальний) тромбопластиновий час (АЧТЧ, АПТЧ), міжнародне нормалізоване відношення (МНВ), фібриноген, протромбіновий індекс, Д-димер);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77">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проведення обстежень на виявлення: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78">
      <w:pPr>
        <w:shd w:fill="ffffff" w:val="clear"/>
        <w:spacing w:after="0" w:line="240" w:lineRule="auto"/>
        <w:ind w:left="2160" w:hanging="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ВІЛ-інфекції: антитіла до HIV;</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79">
      <w:pPr>
        <w:shd w:fill="ffffff" w:val="clear"/>
        <w:spacing w:after="0" w:line="240" w:lineRule="auto"/>
        <w:ind w:left="2160" w:hanging="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гепатиту В: HBsAg, anti-HBcor, anti-HBs. ДНК HBV  (методом ПЛР);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7A">
      <w:pPr>
        <w:shd w:fill="ffffff" w:val="clear"/>
        <w:spacing w:after="0" w:line="240" w:lineRule="auto"/>
        <w:ind w:left="2160" w:hanging="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гепатиту С: сумарні антитіла (Anti-HCV). РНК HCV  (методом ПЛР);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7B">
      <w:pPr>
        <w:shd w:fill="ffffff" w:val="clear"/>
        <w:spacing w:after="0" w:line="240" w:lineRule="auto"/>
        <w:ind w:left="2160" w:hanging="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цитомегаловірусну інфекцію: ДНК вірусу (методом ПЛР) та імуноглобуліни М та 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7C">
      <w:pPr>
        <w:shd w:fill="ffffff" w:val="clear"/>
        <w:spacing w:after="0" w:line="240" w:lineRule="auto"/>
        <w:ind w:left="2160" w:hanging="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вірусу Епштейн-Барра: ДНК вірусу (методом ПЛР) та імуноглобуліни М та 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7D">
      <w:pPr>
        <w:shd w:fill="ffffff" w:val="clear"/>
        <w:spacing w:after="0" w:line="240" w:lineRule="auto"/>
        <w:ind w:left="2160" w:hanging="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сифілісу;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7E">
      <w:pPr>
        <w:shd w:fill="ffffff" w:val="clear"/>
        <w:spacing w:after="0" w:line="240" w:lineRule="auto"/>
        <w:ind w:left="2160" w:hanging="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 SARS-Cov2: РНК (методом ПЛР) ) та/або визначення антигену SARS-CoV-2;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7F">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проведення імуногенетичного скринінгу: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80">
      <w:pPr>
        <w:shd w:fill="ffffff" w:val="clear"/>
        <w:spacing w:after="0" w:line="240" w:lineRule="auto"/>
        <w:ind w:left="1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визначення генотипу HLA за локусами A, -B, -C, -DR, -DQ;</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81">
      <w:pPr>
        <w:shd w:fill="ffffff" w:val="clear"/>
        <w:spacing w:after="0" w:line="240" w:lineRule="auto"/>
        <w:ind w:left="1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проведення комплементзалежного лімфоцитотоксичного тесту з сироваткою реципієнта;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82">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досліджень на онкологічні маркери;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83">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патоморфологічних досліджень (гістологічних/цитологічних, імуногістохімічних);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84">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інших лабораторних досліджень залежно від діагнозу та клінічного стану пацієнта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85">
      <w:pPr>
        <w:numPr>
          <w:ilvl w:val="0"/>
          <w:numId w:val="63"/>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необхідних інструментальних досліджень пацієнту/пацієнтці, який/яка підлягає лікуванню методом трансплантації органів,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86">
      <w:pPr>
        <w:shd w:fill="ffffff" w:val="clear"/>
        <w:spacing w:after="0" w:line="240" w:lineRule="auto"/>
        <w:ind w:left="8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рентгенологічні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87">
      <w:pPr>
        <w:shd w:fill="ffffff" w:val="clear"/>
        <w:spacing w:after="0" w:line="240" w:lineRule="auto"/>
        <w:ind w:left="8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комп’ютерна томографія (зокрема з внутрішньовенним контрастуванням, включно з волюметрією при потребі) та/або магнітно-резонансна томографія (в тому числі з внутрішньовенним контрастуванням);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88">
      <w:pPr>
        <w:shd w:fill="ffffff" w:val="clear"/>
        <w:spacing w:after="0" w:line="240" w:lineRule="auto"/>
        <w:ind w:lef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ангіографічне дослідження судин у ЗОЗ або на умовах оренди, підряду та інших умов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89">
      <w:pPr>
        <w:shd w:fill="ffffff" w:val="clear"/>
        <w:spacing w:after="0" w:line="240" w:lineRule="auto"/>
        <w:ind w:lef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ультразвукові дослідження, в тому числі із проведенням доплерографії;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8A">
      <w:pPr>
        <w:shd w:fill="ffffff" w:val="clear"/>
        <w:spacing w:after="0" w:line="240" w:lineRule="auto"/>
        <w:ind w:lef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ендоскопічні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8B">
      <w:pPr>
        <w:shd w:fill="ffffff" w:val="clear"/>
        <w:spacing w:after="0" w:line="240" w:lineRule="auto"/>
        <w:ind w:lef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функціональні дослідження,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8C">
      <w:pPr>
        <w:shd w:fill="ffffff" w:val="clear"/>
        <w:spacing w:after="0" w:line="240" w:lineRule="auto"/>
        <w:ind w:left="140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електрокардіографія (ЕКГ);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8D">
      <w:pPr>
        <w:shd w:fill="ffffff" w:val="clear"/>
        <w:spacing w:after="0" w:line="240" w:lineRule="auto"/>
        <w:ind w:left="1400" w:hanging="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спірографія</w:t>
      </w:r>
      <w:r w:rsidDel="00000000" w:rsidR="00000000" w:rsidRPr="00000000">
        <w:rPr>
          <w:rFonts w:ascii="Times New Roman" w:cs="Times New Roman" w:eastAsia="Times New Roman" w:hAnsi="Times New Roman"/>
          <w:b w:val="1"/>
          <w:b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8E">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інші інструментальні дослідження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8F">
      <w:pPr>
        <w:numPr>
          <w:ilvl w:val="0"/>
          <w:numId w:val="6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необхідних інструментальних досліджень пацієнту/пацієнтці, якого/яку визначено кандидатом-донором (за умови живого донорства) для пацієнта/пацієнтки, який/яка підлягає лікуванню методом трансплантації органів,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90">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рентгенологічні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91">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комп’ютерна томографія (в тому числі з внутрішньовенним контрастуванням) та/або магнітно-резонансна томографія (в тому числі з внутрішньовенним контрастуванням);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92">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ультразвукові дослідження, в тому числі із проведенням доплерографії;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93">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ендоскопічні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94">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функціональні дослідження, зокрема: електрокардіографія (ЕКГ);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95">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інші інструментальні дослідження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96">
      <w:pPr>
        <w:numPr>
          <w:ilvl w:val="0"/>
          <w:numId w:val="6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Консультування іншими спеціалістами пацієнта/пацієнтки, який/яка підлягає лікуванню методом трансплантації органів, та кандидата-донора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97">
      <w:pPr>
        <w:numPr>
          <w:ilvl w:val="0"/>
          <w:numId w:val="6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Анестезіологічне забезпечення під час проведення діагностичних досліджень пацієнту/пацієнтці, який/яка підлягає лікуванню методом трансплантації органів, а також кандидату-донору.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98">
      <w:pPr>
        <w:numPr>
          <w:ilvl w:val="0"/>
          <w:numId w:val="6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Реєстрація пацієнта/пацієнтки, який/яка підлягає лікуванню методом трансплантації органів пацієнту/пацієнті та/або якого/яку визначено кандидатом-донором (за умови живого донорства) в Єдиній державній інформаційній системі трансплантації органів та тканин (ЄДІСТ).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99">
      <w:pPr>
        <w:numPr>
          <w:ilvl w:val="0"/>
          <w:numId w:val="6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Надання консультативної допомоги пацієнту/пацієнтці, який/яка підлягає лікуванню методом трансплантації органів, а також кандидату-донору щодо здорового способу життя (необхідності відмови від куріння та зловживання алкоголем, важливості здорового харчування, зниження ваги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9A">
      <w:pPr>
        <w:numPr>
          <w:ilvl w:val="0"/>
          <w:numId w:val="6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Надання психологічної підтримки пацієнту/пацієнтці, який/яка підлягає лікуванню методом трансплантації органів, а також кандидату-донору.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9B">
      <w:pPr>
        <w:numPr>
          <w:ilvl w:val="0"/>
          <w:numId w:val="6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9C">
      <w:pPr>
        <w:numPr>
          <w:ilvl w:val="0"/>
          <w:numId w:val="6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Видача електронного направлення пацієнту/пацієнтці, який/яка підлягає лікуванню методом трансплантації органів на стаціонарне лікування з приводу трансплантації та/або з приводу інших причин.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9D">
      <w:pPr>
        <w:numPr>
          <w:ilvl w:val="0"/>
          <w:numId w:val="6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Видача електронного направлення кандидату-донору на стаціонарне лікування для проведення операції з</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донації органу.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9E">
      <w:pPr>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І. Дотрансплантаційний період (до проведення оперативного втручання).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9F">
      <w:pPr>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Послуга 1.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A0">
      <w:pPr>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A1">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амбулаторно та/або стаціонарно.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A2">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A3">
      <w:pPr>
        <w:shd w:fill="ffffff" w:val="clear"/>
        <w:spacing w:after="0" w:line="240" w:lineRule="auto"/>
        <w:ind w:left="78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направлення видане лікуючим лікарем-спеціалістом для пацієнта/пацієнтки, </w:t>
      </w:r>
      <w:r w:rsidDel="00000000" w:rsidR="00000000" w:rsidRPr="00000000">
        <w:rPr>
          <w:rFonts w:ascii="Times New Roman" w:cs="Times New Roman" w:eastAsia="Times New Roman" w:hAnsi="Times New Roman"/>
          <w:i w:val="1"/>
          <w:iCs w:val="1"/>
          <w:sz w:val="24"/>
          <w:szCs w:val="24"/>
          <w:rtl w:val="0"/>
        </w:rPr>
        <w:t xml:space="preserve">який/яка підлягає лікуванню методом трансплантації органів;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A4">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лікуючого лікаря для осіб з діагнозами Z52;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A5">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самозвернення пацієнтів кандидатів-донорів.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A6">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A7">
      <w:pPr>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A8">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огляду, оцінювання та динамічного спостереження за станом пацієнтів, які підлягають лікуванню методом трансплантації органів.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A9">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огляду, консультування та оцінювання стану пацієнтів, яких визначено кандидатом-донором (за умови живого донорства).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AA">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клінічних, біохімічних та імунологічних лабораторних досліджень, визначених специфікаціями, в центрі трансплантації.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AB">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імуногенетичних, патоморфологічних досліджень (гістологічних/цитологічних, імуногістохімічних), молекулярно-генетичних, бактеріологічних досліджень, визначених специфікаціями, в центрі трансплантації або на умовах оренди, підряду та інших умов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AC">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внесення в ЕСОЗ інформації щодо наданих медичних послуг, передбачених специфікаціями, у т.ч. інтервенцій, наведених у додатку до пакету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AD">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інструментальних методів дослідження визначених специфікаціями, а саме: комп’ютерної томографіії, рентгенологічних, ендоскопічних досліджень в центрі трансплантації, а магнітно-резонансної томографії, інших обстежень в центрі трансплантації або на умовах оренди, підряду та інших умов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AE">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мультидисциплінарних консиліумів лікарів центру трансплантації.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AF">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своєчасного внесення в ЄДІСТ усієї необхідної інформації, що стосується пацієнтів, які підлягають лікуванню методом трансплантації органів, а також кандидатів-донорів, відповідно до чинних нормативно-правових актів та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B0">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психологічної підтримки пацієнтів, які підлягають лікуванню методом трансплантації органів, а також кандидатів-донорів.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B1">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видачі електронного направлення пацієнтам, які підлягають лікуванню методом трансплантації органів, на стаціонарне лікування з приводу трансплантації та/або з приводу інших причин.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B2">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права пацієнтів, які перебувають на лікуванні у відділенні інтенсивної терапії, на допуск до них відвідувачів 24 години на добу в будь-який день тижня згідно з правилами, визначеними чинними нормативно-правовими актами </w:t>
      </w:r>
      <w:sdt>
        <w:sdtPr>
          <w:id w:val="-1202600288"/>
          <w:tag w:val="goog_rdk_347"/>
        </w:sdtPr>
        <w:sdtContent>
          <w:commentRangeStart w:id="82"/>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82"/>
      <w:r w:rsidDel="00000000" w:rsidR="00000000" w:rsidRPr="00000000">
        <w:commentReference w:id="82"/>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B3">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Взаємодія з іншими надавачами медичних послуг для своєчасного та ефективного надання медичної допомоги пацієнтам</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B4">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Інформування пацієнтів щодо можливості отримання інших необхідних медичних послуг безоплатно за рахунок коштів програми медичних гарантій, зокрема паліативної допомоги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B5">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B6">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B7">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плану протиепідемічної готовності/реагування на випадок виявлення особливо небезпечних інфекційних хвороб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B8">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B9">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Дотримання вимог законодавства у сфері протидії насильству, в тому числі виявлення ознак насильства у пацієнтів та повідомлення відповідних служб </w:t>
      </w:r>
      <w:r w:rsidDel="00000000" w:rsidR="00000000" w:rsidRPr="00000000">
        <w:rPr>
          <w:rFonts w:ascii="Times New Roman" w:cs="Times New Roman" w:eastAsia="Times New Roman" w:hAnsi="Times New Roman"/>
          <w:sz w:val="24"/>
          <w:szCs w:val="24"/>
          <w:rtl w:val="0"/>
        </w:rPr>
        <w:t xml:space="preserve">відповідно до вимог</w:t>
      </w:r>
      <w:r w:rsidDel="00000000" w:rsidR="00000000" w:rsidRPr="00000000">
        <w:rPr>
          <w:rFonts w:ascii="Times New Roman" w:cs="Times New Roman" w:eastAsia="Times New Roman" w:hAnsi="Times New Roman"/>
          <w:color w:val="000000"/>
          <w:sz w:val="24"/>
          <w:szCs w:val="24"/>
          <w:rtl w:val="0"/>
        </w:rPr>
        <w:t xml:space="preserve"> законодавств</w:t>
      </w:r>
      <w:r w:rsidDel="00000000" w:rsidR="00000000" w:rsidRPr="00000000">
        <w:rPr>
          <w:rFonts w:ascii="Times New Roman" w:cs="Times New Roman" w:eastAsia="Times New Roman" w:hAnsi="Times New Roman"/>
          <w:sz w:val="24"/>
          <w:szCs w:val="24"/>
          <w:rtl w:val="0"/>
        </w:rPr>
        <w:t xml:space="preserve">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BA">
      <w:pPr>
        <w:numPr>
          <w:ilvl w:val="0"/>
          <w:numId w:val="6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BB">
      <w:pPr>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BC">
      <w:pPr>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ЛІКУВАННЯ ДОРОСЛИХ ТА ДІТЕЙ МЕТОДОМ ТРАНСПЛАНТАЦІЇ ОРГАНІВ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BD">
      <w:pPr>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ІІ. Трансплантаційний період. Послуга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BE">
      <w:pPr>
        <w:shd w:fill="ffffff" w:val="clea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BF">
      <w:pPr>
        <w:numPr>
          <w:ilvl w:val="0"/>
          <w:numId w:val="66"/>
        </w:numPr>
        <w:pBdr>
          <w:top w:space="0" w:sz="0" w:val="nil"/>
          <w:left w:space="0" w:sz="0" w:val="nil"/>
          <w:bottom w:space="0" w:sz="0" w:val="nil"/>
          <w:right w:space="0" w:sz="0" w:val="nil"/>
          <w:between w:space="0" w:sz="0" w:val="nil"/>
        </w:pBdr>
        <w:shd w:fill="ffffff" w:val="clear"/>
        <w:spacing w:after="0" w:before="24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Обстеження пацієнта/пацієнтки перед операцією з трансплантації органу для встановлення пари донор-реципієнт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C0">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Передопераційний огляд пацієнта/пацієнтки, який підлягає операції з трансплантації органів або пацієнта/пацієнтки живого донора лікарем-трансплантологом, лікарем-анестезіологом та іншими спеціалістами.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C1">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лабораторних обстежень,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C2">
      <w:pPr>
        <w:numPr>
          <w:ilvl w:val="0"/>
          <w:numId w:val="67"/>
        </w:numPr>
        <w:pBdr>
          <w:top w:space="0" w:sz="0" w:val="nil"/>
          <w:left w:space="0" w:sz="0" w:val="nil"/>
          <w:bottom w:space="0" w:sz="0" w:val="nil"/>
          <w:right w:space="0" w:sz="0" w:val="nil"/>
          <w:between w:space="0" w:sz="0" w:val="nil"/>
        </w:pBdr>
        <w:shd w:fill="ffffff" w:val="clear"/>
        <w:spacing w:after="0" w:line="240" w:lineRule="auto"/>
        <w:ind w:left="10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розгорнутий клінічний аналіз крові (цілодобово);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C3">
      <w:pPr>
        <w:numPr>
          <w:ilvl w:val="0"/>
          <w:numId w:val="67"/>
        </w:numPr>
        <w:pBdr>
          <w:top w:space="0" w:sz="0" w:val="nil"/>
          <w:left w:space="0" w:sz="0" w:val="nil"/>
          <w:bottom w:space="0" w:sz="0" w:val="nil"/>
          <w:right w:space="0" w:sz="0" w:val="nil"/>
          <w:between w:space="0" w:sz="0" w:val="nil"/>
        </w:pBdr>
        <w:shd w:fill="ffffff" w:val="clear"/>
        <w:spacing w:after="0" w:line="240" w:lineRule="auto"/>
        <w:ind w:left="10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визначення групи крові і резус-фактора, зокрема імуногематологічного скринінгу за системою ABO (цілодобово);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C4">
      <w:pPr>
        <w:numPr>
          <w:ilvl w:val="0"/>
          <w:numId w:val="67"/>
        </w:numPr>
        <w:pBdr>
          <w:top w:space="0" w:sz="0" w:val="nil"/>
          <w:left w:space="0" w:sz="0" w:val="nil"/>
          <w:bottom w:space="0" w:sz="0" w:val="nil"/>
          <w:right w:space="0" w:sz="0" w:val="nil"/>
          <w:between w:space="0" w:sz="0" w:val="nil"/>
        </w:pBdr>
        <w:shd w:fill="ffffff" w:val="clear"/>
        <w:spacing w:after="0" w:line="240" w:lineRule="auto"/>
        <w:ind w:left="10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біохімічний аналіз крові (цілодобово): загальний білок, альфа-амілаза, аспартатамінотрансфераза (АсАТ), аланінамінотрансфераза (АлАТ), білірубін і його фракції (загальний, прямий, непрямий), креатинін, прокальцитонін (кількісне визначення), сечовина, сечова кислота, електроліти (натрій, калій, магній, кальцій, хлор)); глюкоза в цільній крові або сироватці крові; С-реактивний білок (CРБ, кількісне визначення), газовий склад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C5">
      <w:pPr>
        <w:shd w:fill="ffffff" w:val="clear"/>
        <w:spacing w:after="0" w:line="240" w:lineRule="auto"/>
        <w:ind w:left="8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коагуляційний гемостаз (цілодобово): :тромбіновий час, активований частковий (парціальний) тромбопластиновий час (АЧТЧ, АПТЧ), міжнародне нормалізоване відношення (МНВ), фібриноген, протромбіновий індекс</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Д-димер, дослідження інфекційного статусу пацієнта/пацієнтки з метою виявлення/відсутності: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C6">
      <w:pPr>
        <w:shd w:fill="ffffff" w:val="clear"/>
        <w:spacing w:after="0" w:line="240" w:lineRule="auto"/>
        <w:ind w:left="2560" w:hanging="1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ВІЛ-інфекції: антитіла до HIV;</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C7">
      <w:pPr>
        <w:shd w:fill="ffffff" w:val="clear"/>
        <w:spacing w:after="0" w:line="240" w:lineRule="auto"/>
        <w:ind w:left="2560" w:hanging="1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гепатиту В: HBsAg, anti-HBcor, anti-HBs. ДНК HBV  (методом ПЛР);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C8">
      <w:pPr>
        <w:shd w:fill="ffffff" w:val="clear"/>
        <w:spacing w:after="0" w:line="240" w:lineRule="auto"/>
        <w:ind w:left="2560" w:hanging="1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гепатиту С: сумарні антитіла (Anti-HCV). РНК HCV  (методом ПЛР);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C9">
      <w:pPr>
        <w:shd w:fill="ffffff" w:val="clear"/>
        <w:spacing w:after="0" w:line="240" w:lineRule="auto"/>
        <w:ind w:left="2560" w:hanging="1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вірусу цитомегаловірусної інфекції: ДНК вірусу (методом ПЛР) та імуноглобуліни М та 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CA">
      <w:pPr>
        <w:shd w:fill="ffffff" w:val="clear"/>
        <w:spacing w:after="0" w:line="240" w:lineRule="auto"/>
        <w:ind w:left="2560" w:hanging="1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вірусу Епштейн-Барра: ДНК вірусу (методом ПЛР) та імуноглобуліни М та 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CB">
      <w:pPr>
        <w:shd w:fill="ffffff" w:val="clear"/>
        <w:spacing w:after="0" w:line="240" w:lineRule="auto"/>
        <w:ind w:left="2560" w:hanging="1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сифілісу;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CC">
      <w:pPr>
        <w:shd w:fill="ffffff" w:val="clear"/>
        <w:spacing w:after="0" w:line="240" w:lineRule="auto"/>
        <w:ind w:left="2560" w:hanging="1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 SARS-Cov2: РНК (методом ПЛР) ) та/або визначення антигену SARS-CoV-2;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CD">
      <w:pPr>
        <w:numPr>
          <w:ilvl w:val="0"/>
          <w:numId w:val="68"/>
        </w:numPr>
        <w:pBdr>
          <w:top w:space="0" w:sz="0" w:val="nil"/>
          <w:left w:space="0" w:sz="0" w:val="nil"/>
          <w:bottom w:space="0" w:sz="0" w:val="nil"/>
          <w:right w:space="0" w:sz="0" w:val="nil"/>
          <w:between w:space="0" w:sz="0" w:val="nil"/>
        </w:pBdr>
        <w:shd w:fill="ffffff" w:val="clear"/>
        <w:spacing w:after="0" w:line="240" w:lineRule="auto"/>
        <w:ind w:left="10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імуногенетичного скринінгу: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CE">
      <w:pPr>
        <w:shd w:fill="ffffff" w:val="clear"/>
        <w:spacing w:after="0" w:line="240" w:lineRule="auto"/>
        <w:ind w:left="198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визначення генотипу HLA за локусами A, -B, -C, -DR, -DQ;</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CF">
      <w:pPr>
        <w:shd w:fill="ffffff" w:val="clear"/>
        <w:spacing w:after="0" w:line="240" w:lineRule="auto"/>
        <w:ind w:left="198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t>
        <w:tab/>
        <w:t xml:space="preserve">проведення комплементзалежного лімфоцитотоксичного тесту з лімфоцитами донора;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D0">
      <w:pPr>
        <w:shd w:fill="ffffff" w:val="clear"/>
        <w:spacing w:after="0" w:line="240" w:lineRule="auto"/>
        <w:ind w:left="198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w:t>
        <w:tab/>
        <w:t xml:space="preserve">проведення дослідження на виявлення антитіл до HLA утворених de novo;</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D1">
      <w:pPr>
        <w:shd w:fill="ffffff" w:val="clear"/>
        <w:spacing w:after="0" w:line="240" w:lineRule="auto"/>
        <w:ind w:left="198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tab/>
        <w:t xml:space="preserve">виявлення антитіл до HLA з комплемент-фіксуючою активністю;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D2">
      <w:pPr>
        <w:numPr>
          <w:ilvl w:val="0"/>
          <w:numId w:val="71"/>
        </w:numPr>
        <w:pBdr>
          <w:top w:space="0" w:sz="0" w:val="nil"/>
          <w:left w:space="0" w:sz="0" w:val="nil"/>
          <w:bottom w:space="0" w:sz="0" w:val="nil"/>
          <w:right w:space="0" w:sz="0" w:val="nil"/>
          <w:between w:space="0" w:sz="0" w:val="nil"/>
        </w:pBdr>
        <w:shd w:fill="ffffff" w:val="clear"/>
        <w:spacing w:after="0" w:line="240" w:lineRule="auto"/>
        <w:ind w:left="10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визначення концентрації лікарських засобів для імуносупресії в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D3">
      <w:pPr>
        <w:numPr>
          <w:ilvl w:val="0"/>
          <w:numId w:val="71"/>
        </w:numPr>
        <w:pBdr>
          <w:top w:space="0" w:sz="0" w:val="nil"/>
          <w:left w:space="0" w:sz="0" w:val="nil"/>
          <w:bottom w:space="0" w:sz="0" w:val="nil"/>
          <w:right w:space="0" w:sz="0" w:val="nil"/>
          <w:between w:space="0" w:sz="0" w:val="nil"/>
        </w:pBdr>
        <w:shd w:fill="ffffff" w:val="clear"/>
        <w:spacing w:after="0" w:line="240" w:lineRule="auto"/>
        <w:ind w:left="10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загальний аналіз сечі (цілодобово);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D4">
      <w:pPr>
        <w:numPr>
          <w:ilvl w:val="0"/>
          <w:numId w:val="71"/>
        </w:numPr>
        <w:pBdr>
          <w:top w:space="0" w:sz="0" w:val="nil"/>
          <w:left w:space="0" w:sz="0" w:val="nil"/>
          <w:bottom w:space="0" w:sz="0" w:val="nil"/>
          <w:right w:space="0" w:sz="0" w:val="nil"/>
          <w:between w:space="0" w:sz="0" w:val="nil"/>
        </w:pBdr>
        <w:shd w:fill="ffffff" w:val="clear"/>
        <w:spacing w:after="0" w:line="240" w:lineRule="auto"/>
        <w:ind w:left="10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бактеріологічні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D5">
      <w:pPr>
        <w:numPr>
          <w:ilvl w:val="0"/>
          <w:numId w:val="71"/>
        </w:numPr>
        <w:pBdr>
          <w:top w:space="0" w:sz="0" w:val="nil"/>
          <w:left w:space="0" w:sz="0" w:val="nil"/>
          <w:bottom w:space="0" w:sz="0" w:val="nil"/>
          <w:right w:space="0" w:sz="0" w:val="nil"/>
          <w:between w:space="0" w:sz="0" w:val="nil"/>
        </w:pBdr>
        <w:shd w:fill="ffffff" w:val="clear"/>
        <w:spacing w:after="0" w:line="240" w:lineRule="auto"/>
        <w:ind w:left="10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u w:val="single"/>
          <w:rtl w:val="0"/>
        </w:rPr>
        <w:t xml:space="preserve">патоморфологічні дослідження (гі</w:t>
      </w:r>
      <w:r w:rsidDel="00000000" w:rsidR="00000000" w:rsidRPr="00000000">
        <w:rPr>
          <w:rFonts w:ascii="Times New Roman" w:cs="Times New Roman" w:eastAsia="Times New Roman" w:hAnsi="Times New Roman"/>
          <w:color w:val="000000"/>
          <w:sz w:val="24"/>
          <w:szCs w:val="24"/>
          <w:rtl w:val="0"/>
        </w:rPr>
        <w:t xml:space="preserve">стологічні/ цитологічні, імуногістохімічні);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D6">
      <w:pPr>
        <w:numPr>
          <w:ilvl w:val="0"/>
          <w:numId w:val="71"/>
        </w:numPr>
        <w:pBdr>
          <w:top w:space="0" w:sz="0" w:val="nil"/>
          <w:left w:space="0" w:sz="0" w:val="nil"/>
          <w:bottom w:space="0" w:sz="0" w:val="nil"/>
          <w:right w:space="0" w:sz="0" w:val="nil"/>
          <w:between w:space="0" w:sz="0" w:val="nil"/>
        </w:pBdr>
        <w:shd w:fill="ffffff" w:val="clear"/>
        <w:spacing w:after="0" w:line="240" w:lineRule="auto"/>
        <w:ind w:left="10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інші лабораторні дослідження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D7">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Цілодобове проведення інструментальних обстежень,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D8">
      <w:pPr>
        <w:shd w:fill="ffffff" w:val="clear"/>
        <w:spacing w:after="0" w:line="240" w:lineRule="auto"/>
        <w:ind w:left="8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електрокардіографія (ЕКГ);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D9">
      <w:pPr>
        <w:shd w:fill="ffffff" w:val="clear"/>
        <w:spacing w:after="0" w:line="240" w:lineRule="auto"/>
        <w:ind w:left="8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ультразвукові дослідження, в тому числі із проведенням доплерографії та ехокардіографії;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DA">
      <w:pPr>
        <w:shd w:fill="ffffff" w:val="clear"/>
        <w:spacing w:after="0" w:line="240" w:lineRule="auto"/>
        <w:ind w:left="8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ендоскопічні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DB">
      <w:pPr>
        <w:shd w:fill="ffffff" w:val="clear"/>
        <w:spacing w:after="0" w:line="240" w:lineRule="auto"/>
        <w:ind w:left="8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рентгенологічні дослідження (в тому числі з внутрішньовенним контрастуванням);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DC">
      <w:pPr>
        <w:shd w:fill="ffffff" w:val="clear"/>
        <w:spacing w:after="0" w:line="240" w:lineRule="auto"/>
        <w:ind w:left="8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ангіографічне дослідження судин;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DD">
      <w:pPr>
        <w:shd w:fill="ffffff" w:val="clear"/>
        <w:spacing w:after="0" w:line="240" w:lineRule="auto"/>
        <w:ind w:left="8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комп’ютерна томографія (в тому числі з внутрішньовенним контрастуванням) та/або магнітно-резонансна томографія (в тому числі з внутрішньовенним контрастуванням);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DE">
      <w:pPr>
        <w:shd w:fill="ffffff" w:val="clear"/>
        <w:spacing w:after="0" w:line="240" w:lineRule="auto"/>
        <w:ind w:lef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інші інструментальні дослідження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DF">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Консультування іншими спеціалістами пацієнта/пацієнтки, який/яка підлягає лікуванню методом трансплантації органів або пацієнта/пацієнтки живого-донора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E0">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Транспортування та доставлення анатомічного матеріалу в заклад, в якому пацієнту/пацієнтів буде проведено операцію з трансплантації.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E1">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пацієнту/пацієнтці хірургічної операції з трансплантації донорського органу.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E2">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пацієнту/пацієнтці-живому донору хірургічної операції з вилучення донорського органу.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E3">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Анестезіологічне забезпечення та своєчасне знеболення на всіх етапах периопераційного періоду, а також під час проведення діагностичних та лікувальних процедур пацієнту/пацієнтці, який/яка підлягає лікуванню методом трансплантації органів або пацієнту/пацієнтці-живому донору.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E4">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Надання медичної допомоги в умовах відділення інтенсивної терапії пацієнту/пацієнтці, який/яка підлягає лікуванню методом трансплантації органів або пацієнту/пацієнтці-живому донору.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E5">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Цілодобове лікарське спостереження та медсестринський догляд за пацієнтом/пацієнткою, який/яка підлягає лікуванню методом трансплантації органів або пацієнтом/пацієнткою-живим-донором.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E6">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медикаментозної терапії, зокрема, імуносупресивної (індукційної терапії) упродовж періоду госпіталізації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E7">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компонентами та препаратами крові у цілодобовому режимі.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E8">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парентерального харчування (повного/часткового) пацієнту/пацієнтці.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E9">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Лікування ускладнень, зокрема пов’язаних з раннім відторгненням трансплантату.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EA">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Надання пацієнту/пацієнтці послуг з реабілітації в гострому періоді (за відсутності протипоказань) в стаціонарних умовах та направлення пацієнта/пацієнтки для отримання реабілітаційної допомоги у післягострому та довготривалому періодах 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EB">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Надання психологічної підтримки пацієнту/пацієнтці, який/яка підлягає лікуванню методом трансплантації органів, а також живому-донору.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EC">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Направлення пацієнта/пацієнтки для отримання спеціалізованої медичної допомоги за іншими напрямами в інші ЗОЗ або виклик спеціалістів з цих закладів для надання такого виду допомоги  пацієнту/пацієнтці у разі неможливості його/її транспортування.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ED">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лікарськими засобами,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EE">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харчуванням в умовах стаціонару.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EF">
      <w:pPr>
        <w:numPr>
          <w:ilvl w:val="0"/>
          <w:numId w:val="6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F0">
      <w:pPr>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ЛІКУВАННЯ ДОРОСЛИХ ТА ДІТЕЙ МЕТОДОМ ТРАНСПЛАНТАЦІЇ ОРГАНІВ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F1">
      <w:pPr>
        <w:shd w:fill="ffffff" w:val="clea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ІІ. Трансплантаційний період. Послуга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F2">
      <w:pPr>
        <w:shd w:fill="ffffff" w:val="clear"/>
        <w:spacing w:after="0" w:before="24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Умови закупівлі медичних послуг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F3">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 </w:t>
      </w:r>
      <w:r w:rsidDel="00000000" w:rsidR="00000000" w:rsidRPr="00000000">
        <w:rPr>
          <w:rFonts w:ascii="Times New Roman" w:cs="Times New Roman" w:eastAsia="Times New Roman" w:hAnsi="Times New Roman"/>
          <w:sz w:val="24"/>
          <w:szCs w:val="24"/>
          <w:rtl w:val="0"/>
        </w:rPr>
        <w:t xml:space="preserve">стаціонарно.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F4">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F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електронне направлення лікуючого лікаря/трансплант-координатора (за умови ідентифікації останнього в ЕСОЗ) центру трансплантації, видане пацієнту/пацієнтці, який/яка знаходиться в листі очікування даного центру трансплантації і дані про якого/яку внесені до Єдиної державної інформаційної системи трансплантації (ЄДІСТ);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F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електронне направлення лікуючого лікаря /трансплант-координатора (за умови ідентифікації останнього в ЕСОЗ) центру трансплантації видане пацієнту/пацієнтці з діагнозом Z52 (живому донору), дані про якого/яку внесені до Єдиної державної інформаційної системи трансплантації (ЄДІСТ)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F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самозвернення пацієнта-реципієнта.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F8">
      <w:pPr>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F9">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FA">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обстеження пацієнтів перед операцією з трансплантації органу для встановлення пари донор-реципієнт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FB">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клінічних, біохімічних та імунологічних лабораторних досліджень, визначених специфікаціями, в центрі трансплантації.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FC">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імуногенетичних, патоморфологічних досліджень (гістологічних/цитологічних, імуногістохімічних), молекулярно-генетичних, бактеріологічних досліджень, визначених специфікаціями, в центрі трансплантації або на умовах оренди, підряду та інших умов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FD">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інструментальних методів дослідження визначених специфікаціями, а саме: рентгенологічних, ендоскопічних досліджень, комп’ютерної томографіії, в центрі трансплантації, а ангіографічне дослідження судин, магнітно-резонансної томографії, інших обстежень в центрі трансплантації або на умовах оренди, підряду та інших умов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FE">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внесення в ЕСОЗ інформації щодо наданих медичних послуг, передбачених специфікаціями, у т.ч. інтервенцій, наведених у додатку до пакету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FF">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операцій з вилучення анатомічних матеріалів людини та їх транспортування: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00">
      <w:pPr>
        <w:shd w:fill="ffffff" w:val="clear"/>
        <w:spacing w:after="0" w:line="240" w:lineRule="auto"/>
        <w:ind w:left="98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наявність затвердженого наказу щодо складу бригад спеціалістів та фахівців для вилучення анатомічних матеріалів людини та/або їх транспортування (далі - Бригади);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01">
      <w:pPr>
        <w:shd w:fill="ffffff" w:val="clear"/>
        <w:spacing w:after="0" w:line="240" w:lineRule="auto"/>
        <w:ind w:left="98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оперативне та цілодобове реагування Бригади на виклики з метою вилучення, зберігання, підготовки до перевезення та/або перевезення анатомічних матеріалів для їх подальшої трансплантації;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02">
      <w:pPr>
        <w:shd w:fill="ffffff" w:val="clear"/>
        <w:spacing w:after="0" w:line="240" w:lineRule="auto"/>
        <w:ind w:left="98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вилучення у донора-трупа анатомічних матеріалів для трансплантації після підписання акту про констатацію смерті мозку або фіксації у медичній документації померлої особи факту її біологічної смерті та наявності заяви щодо згоди на вилучення анатомічних матеріалів;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03">
      <w:pPr>
        <w:shd w:fill="ffffff" w:val="clear"/>
        <w:spacing w:after="0" w:line="240" w:lineRule="auto"/>
        <w:ind w:left="98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операції з вилучення анатомічних матеріалів, дозволених до вилучення, у живого донора після наявної його згоди, оформленої відповідно до чинного законодавства;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04">
      <w:pPr>
        <w:shd w:fill="ffffff" w:val="clear"/>
        <w:spacing w:after="0" w:line="240" w:lineRule="auto"/>
        <w:ind w:left="98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проведення анестезії та анестезіологічного моніторингу під час проведення хірургічних операцій та обстежень живому донору;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05">
      <w:pPr>
        <w:shd w:fill="ffffff" w:val="clear"/>
        <w:spacing w:after="0" w:line="240" w:lineRule="auto"/>
        <w:ind w:left="98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транспортування анатомічних матеріалів людини, які застосовуються для трансплантації, та їх зберігання під час перевезення бригадою вилучення анатомічних матеріалів людини або представниками закладу охорони здоров’я, бюро судово-медичної експертизи чи іншого уповноваженого суб’єкта господарювання за договором про надання послуг з перевезення анатомічних матеріалів людини;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06">
      <w:pPr>
        <w:shd w:fill="ffffff" w:val="clear"/>
        <w:spacing w:after="0" w:line="240" w:lineRule="auto"/>
        <w:ind w:left="98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оформлення медичної документації відповідно до чинних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07">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операцій з трансплантації органу: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08">
      <w:pPr>
        <w:shd w:fill="ffffff" w:val="clear"/>
        <w:spacing w:after="0" w:line="240" w:lineRule="auto"/>
        <w:ind w:left="98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відповідної підготовки пацієнтів до оперативного лікування шляхом трансплантації;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09">
      <w:pPr>
        <w:shd w:fill="ffffff" w:val="clear"/>
        <w:spacing w:after="0" w:line="240" w:lineRule="auto"/>
        <w:ind w:left="98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хірургічних операцій;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0A">
      <w:pPr>
        <w:shd w:fill="ffffff" w:val="clear"/>
        <w:spacing w:after="0" w:line="240" w:lineRule="auto"/>
        <w:ind w:left="98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анестезії та анестезіологічного моніторингу під час проведення хірургічних операцій та обстежень.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0B">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внесення в ЕСОЗ інформації щодо наданих медичних послуг, передбачених специфікаціями, у т.ч. інтервенцій, наведених у додатку до пакету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0C">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Цілодобове забезпечення компонентами та препаратами крові пацієнтів.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0D">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цілодобового доступу до ненаркотичних та наркотичних знеболювальних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0E">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парентерального (повного/часткового) харчування.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0F">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заходів, спрямованих на профілактику гострого відторгнення, оптимізації функції трансплантата та запобігання опортуністичним інфекціям.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10">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надання пацієнтам послуг з реабілітації в гострому періоді реабілітації (за відсутності протипоказань) у стаціонарних умовах та направлення пацієнтів для отримання реабілітаційної допомоги у післягострому та довготривалому періодах 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11">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права пацієнтів, які перебувають на лікуванні у відділенні інтенсивної терапії, на допуск до них відвідувачів 24 години на добу в будь-який день тижня згідно з правилами, визначеними чинними нормативно-правовими актами </w:t>
      </w:r>
      <w:sdt>
        <w:sdtPr>
          <w:id w:val="1955052610"/>
          <w:tag w:val="goog_rdk_348"/>
        </w:sdtPr>
        <w:sdtContent>
          <w:commentRangeStart w:id="83"/>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83"/>
      <w:r w:rsidDel="00000000" w:rsidR="00000000" w:rsidRPr="00000000">
        <w:commentReference w:id="83"/>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12">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Взаємодія з іншими надавачами медичних послуг для своєчасного та ефективного надання медичної допомоги пацієнтам</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13">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14">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15">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16">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плану протиепідемічної готовності/реагування на випадок виявлення особливо небезпечних інфекційних хвороб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17">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18">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19">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у тому числі після закінчення строку дії договору з НСЗУ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1A">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Дотримання вимог законодавства у сфері протидії насильству, в тому числі виявлення ознак насильства у пацієнтів та повідомлення відповідних служб </w:t>
      </w:r>
      <w:r w:rsidDel="00000000" w:rsidR="00000000" w:rsidRPr="00000000">
        <w:rPr>
          <w:rFonts w:ascii="Times New Roman" w:cs="Times New Roman" w:eastAsia="Times New Roman" w:hAnsi="Times New Roman"/>
          <w:sz w:val="24"/>
          <w:szCs w:val="24"/>
          <w:rtl w:val="0"/>
        </w:rPr>
        <w:t xml:space="preserve">відповідно до вимог</w:t>
      </w:r>
      <w:r w:rsidDel="00000000" w:rsidR="00000000" w:rsidRPr="00000000">
        <w:rPr>
          <w:rFonts w:ascii="Times New Roman" w:cs="Times New Roman" w:eastAsia="Times New Roman" w:hAnsi="Times New Roman"/>
          <w:color w:val="000000"/>
          <w:sz w:val="24"/>
          <w:szCs w:val="24"/>
          <w:rtl w:val="0"/>
        </w:rPr>
        <w:t xml:space="preserve"> законодавства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1B">
      <w:pPr>
        <w:numPr>
          <w:ilvl w:val="0"/>
          <w:numId w:val="72"/>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1C">
      <w:pPr>
        <w:keepLines w:val="1"/>
        <w:numPr>
          <w:ilvl w:val="0"/>
          <w:numId w:val="7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1D">
      <w:pPr>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ІІІ. Супровід пацієнта в посттрансплантаційному періоді. Послуга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1E">
      <w:pPr>
        <w:shd w:fill="ffffff" w:val="clear"/>
        <w:spacing w:after="0" w:before="24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1F">
      <w:pPr>
        <w:shd w:fill="ffffff" w:val="clear"/>
        <w:spacing w:after="0" w:before="240" w:line="240" w:lineRule="auto"/>
        <w:jc w:val="center"/>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20">
      <w:pPr>
        <w:numPr>
          <w:ilvl w:val="0"/>
          <w:numId w:val="73"/>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Динамічне спостереження за станом здоров’я пацієнта/пацієнтки у післятрансплантаційному періоді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21">
      <w:pPr>
        <w:numPr>
          <w:ilvl w:val="0"/>
          <w:numId w:val="73"/>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необхідних лабораторних досліджень пацієнту/пацієнтці,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22">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загально-клінічних досліджень (розгорнутий клінічний аналіз крові; морфологічне дослідження клітин крові; загальний аналіз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23">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біохімічних досліджень (загальний білок, альфа-амілаза, ліпаза, аспартатамінотрансфераза (АсАТ), аланінамінотрансфераза (АлАТ), білірубін і його фракції (загальний, прямий, непрямий), креатинін, прокальцитонін (кількісне визначення), сечовина, сечова кислота, електроліти (натрій, калій, магній, кальцій, фосфор, хлор); глюкоза в цільній крові або сироватці крові; глікозильований гемоглобін; С-пептид; С-реактивний білок (CРБ, кількісне визначення); N-кінцевий фрагмент попередника мозкового натрійуретичного пептиду (NT-proBNP); швидкість клубочкової фільтрації (eGFR);</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24">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визначення показників ліпідного профілю: тригліцериди, загальний холестерин, ліпопротеїди низької щільності (ЛПНЩ), ліпопротеїди високої щільності (ЛПВЩ) у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25">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визначення показників коагуляційного гемостазу (тромбіновий час, активований частковий (парціальний) тромбопластиновий час (АЧТЧ, АПТЧ), міжнародне нормалізоване відношення (МНВ), </w:t>
      </w:r>
      <w:r w:rsidDel="00000000" w:rsidR="00000000" w:rsidRPr="00000000">
        <w:rPr>
          <w:rFonts w:ascii="Times New Roman" w:cs="Times New Roman" w:eastAsia="Times New Roman" w:hAnsi="Times New Roman"/>
          <w:rtl w:val="0"/>
        </w:rPr>
        <w:t xml:space="preserve">фібриноген, </w:t>
      </w:r>
      <w:r w:rsidDel="00000000" w:rsidR="00000000" w:rsidRPr="00000000">
        <w:rPr>
          <w:rFonts w:ascii="Times New Roman" w:cs="Times New Roman" w:eastAsia="Times New Roman" w:hAnsi="Times New Roman"/>
          <w:sz w:val="24"/>
          <w:szCs w:val="24"/>
          <w:rtl w:val="0"/>
        </w:rPr>
        <w:t xml:space="preserve"> Д-димер);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26">
      <w:pPr>
        <w:shd w:fill="ffffff" w:val="clear"/>
        <w:spacing w:after="0" w:line="240" w:lineRule="auto"/>
        <w:ind w:left="98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дослідження калу на приховану кров;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27">
      <w:pPr>
        <w:shd w:fill="ffffff" w:val="clear"/>
        <w:spacing w:after="0" w:line="240" w:lineRule="auto"/>
        <w:ind w:left="98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визначення антинуклеарних антитіл (ANA);</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28">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проведення інфекційного скринінгу: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29">
      <w:pPr>
        <w:shd w:fill="ffffff" w:val="clear"/>
        <w:spacing w:after="0" w:line="240"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ВІЛ-інфекції:  антитіла до HIV;</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2A">
      <w:pPr>
        <w:shd w:fill="ffffff" w:val="clear"/>
        <w:spacing w:after="0" w:line="240"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гепатиту В: HBsAg, anti-HBcor, anti-HBs. ДНК HBV (методом ПЛР);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2B">
      <w:pPr>
        <w:shd w:fill="ffffff" w:val="clear"/>
        <w:spacing w:after="0" w:line="240"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гепатиту С: сумарні антитіла (Anti-HCV). РНК HCV (методом ПЛР);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2C">
      <w:pPr>
        <w:shd w:fill="ffffff" w:val="clear"/>
        <w:spacing w:after="0" w:line="240"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вірусу цитомегаловірусної інфекції: ДНК вірусу (методом ПЛР), та імуноглобуліни М та 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2D">
      <w:pPr>
        <w:shd w:fill="ffffff" w:val="clear"/>
        <w:spacing w:after="0" w:line="240"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вірусу Епштейн-Барра: ДНК вірусу (методом ПЛР) та імуноглобуліни М та 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2E">
      <w:pPr>
        <w:shd w:fill="ffffff" w:val="clear"/>
        <w:spacing w:after="0" w:line="240"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сифілісу;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2F">
      <w:pPr>
        <w:shd w:fill="ffffff" w:val="clear"/>
        <w:spacing w:after="0" w:line="240" w:lineRule="auto"/>
        <w:ind w:left="2000" w:hanging="10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 SARS-Cov2: РНК (методом ПЛР) ) та/або визначення антигену SARS-CoV-2.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30">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проведення імуногенетичного скринінгу: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31">
      <w:pPr>
        <w:shd w:fill="ffffff" w:val="clear"/>
        <w:spacing w:after="0" w:line="240"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проведення дослідження на виявлення антитіл до HLA утворених de novo;</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32">
      <w:pPr>
        <w:shd w:fill="ffffff" w:val="clear"/>
        <w:spacing w:after="0" w:line="240"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виявлення антитіл до HLA з комплемент-фіксуючою активністю.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33">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проведення досліджень на онкологічні маркери;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34">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концентрації лікарських засобів для імуносупресії в крові, зокрема такролімусу, циклоспорину, сиролімусу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35">
      <w:pPr>
        <w:shd w:fill="ffffff" w:val="clear"/>
        <w:spacing w:after="0" w:line="240" w:lineRule="auto"/>
        <w:ind w:left="6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визначення рівня  гормонів;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36">
      <w:pPr>
        <w:shd w:fill="ffffff" w:val="clear"/>
        <w:spacing w:after="0" w:line="240" w:lineRule="auto"/>
        <w:ind w:left="6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проведення бактеріологічних досліджень;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37">
      <w:pPr>
        <w:shd w:fill="ffffff" w:val="clear"/>
        <w:spacing w:after="0" w:line="240" w:lineRule="auto"/>
        <w:ind w:left="6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патоморфологічних досліджень (гістологічних/ цитологічних, імуногістохімічних);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38">
      <w:pPr>
        <w:shd w:fill="ffffff" w:val="clear"/>
        <w:spacing w:after="0" w:line="240" w:lineRule="auto"/>
        <w:ind w:left="5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інших лабораторних досліджень відповідно до потреб пацієнта/пацієнтки згідно з галузевими стандартами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39">
      <w:pPr>
        <w:numPr>
          <w:ilvl w:val="0"/>
          <w:numId w:val="73"/>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необхідних інструментальних досліджень пацієнту/пацієнтці,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3A">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рентгенологічні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3B">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комп’ютерна томографія (в тому числі з внутрішньовенним контрастуванням) та/або магнітно-резонансна томографія (в тому числі з внутрішньовенним контрастуванням);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3C">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ангіографічне дослідження судин;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3D">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ультразвукові дослідження, в тому числі із проведенням доплерографії;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3E">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ендоскопічні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3F">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функціональні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40">
      <w:pPr>
        <w:shd w:fill="ffffff" w:val="clear"/>
        <w:spacing w:after="0" w:line="240" w:lineRule="auto"/>
        <w:ind w:left="140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електрокардіографія (ЕКГ);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41">
      <w:pPr>
        <w:shd w:fill="ffffff" w:val="clear"/>
        <w:spacing w:after="0" w:line="240" w:lineRule="auto"/>
        <w:ind w:left="1720" w:hanging="8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спірографія.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42">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інші інструментальні дослідження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43">
      <w:pPr>
        <w:numPr>
          <w:ilvl w:val="0"/>
          <w:numId w:val="73"/>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Анестезіологічне забезпечення під час проведення діагностичних досліджень пацієнту/пацієнтці.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44">
      <w:pPr>
        <w:numPr>
          <w:ilvl w:val="0"/>
          <w:numId w:val="73"/>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Призначення та/або корекція медикаментозного лікування, зокрема терапевтичний лікарський моніторинг та корегування імуносупресивної терапії (підтримуюча терапія).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45">
      <w:pPr>
        <w:numPr>
          <w:ilvl w:val="0"/>
          <w:numId w:val="73"/>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Виписка електронних рецептів для отримання імуносупресивних лікарських засобів, які передбачені програмою реімбурсації відповідно до чинного законодавства.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46">
      <w:pPr>
        <w:numPr>
          <w:ilvl w:val="0"/>
          <w:numId w:val="73"/>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прихильності пацієнта/пацієнтки до лікування та запобігання віддалених наслідків імуносупресії – злоякісних пухлин, інфекції та передчасних серцево-судинних захворювань, зокрема, шляхом проведення відповідного скринінгу.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47">
      <w:pPr>
        <w:numPr>
          <w:ilvl w:val="0"/>
          <w:numId w:val="73"/>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Динамічне спостереження за перебігом вагітності у жінок в післятрансплантаційному періоді разом з акушером-гінекологом, включаючи контроль за станом здоров’я вагітних, повнотою обстежень, консультацій, виконанням лікувально-профілактичних заходів згідно з галузевими стандартами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48">
      <w:pPr>
        <w:numPr>
          <w:ilvl w:val="0"/>
          <w:numId w:val="73"/>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Надання психологічної підтримки пацієнту/пацієнтці.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49">
      <w:pPr>
        <w:numPr>
          <w:ilvl w:val="0"/>
          <w:numId w:val="73"/>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оцінювання нутритивного статусу пацієнта/пацієнтки та його корекції у разі порушень.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4A">
      <w:pPr>
        <w:numPr>
          <w:ilvl w:val="0"/>
          <w:numId w:val="73"/>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Надання консультативної допомоги пацієнту/пацієнтці щодо здорового способу життя (необхідності відмови від куріння та зловживання алкоголем, важливості здорового харчування, зниження ваги тощо), вакцинації, контрацепції для жінок протягом першого року після трансплантації, підтримки психічного здоров’я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4B">
      <w:pPr>
        <w:numPr>
          <w:ilvl w:val="0"/>
          <w:numId w:val="73"/>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Навчання пацієнта/пацієнтки щодо ведення щоденника основних показників (температури, пульсу, артеріального тиску) та розпізнавання ранніх симптомів відторгнення.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4C">
      <w:pPr>
        <w:numPr>
          <w:ilvl w:val="0"/>
          <w:numId w:val="73"/>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Направлення пацієнта/пацієнтки за наявності показань для надання спеціалізованої медичної допомоги та послуг 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4D">
      <w:pPr>
        <w:numPr>
          <w:ilvl w:val="0"/>
          <w:numId w:val="73"/>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Інформування пацієнта/пацієнтки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4E">
      <w:pPr>
        <w:numPr>
          <w:ilvl w:val="0"/>
          <w:numId w:val="73"/>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4F">
      <w:pPr>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ІІІ. Супровід пацієнта в посттрансплантаційному періоді.Послуга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50">
      <w:pPr>
        <w:shd w:fill="ffffff" w:val="clear"/>
        <w:spacing w:after="0" w:before="24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Умови закупівлі медичних послуг</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51">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амбулаторно або стаціонарно.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52">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53">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направлення видане лікуючим лікарем центру трансплантації для пацієнтів з кодами діагнозів рубрики  Z94 Стан, пов'язаний з наявністю трансплантованого органу чи тканини;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54">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самозвернення пацієнта  з діагнозом рубрики Z94 Стан, пов'язаний з наявністю трансплантованого органу чи тканини.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55">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56">
      <w:pPr>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57">
      <w:pPr>
        <w:numPr>
          <w:ilvl w:val="0"/>
          <w:numId w:val="7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динамічного спостереження за станом здоров’я пацієнтів у післятрансплантаційному періоді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58">
      <w:pPr>
        <w:numPr>
          <w:ilvl w:val="0"/>
          <w:numId w:val="7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Складання Плану лікування/спостереження за пацієнтами в післятрансплантаційному періоді.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59">
      <w:pPr>
        <w:numPr>
          <w:ilvl w:val="0"/>
          <w:numId w:val="7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клінічних, біохімічних та імунологічних лабораторних досліджень, визначених специфікаціями у центрі трансплантації.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5A">
      <w:pPr>
        <w:numPr>
          <w:ilvl w:val="0"/>
          <w:numId w:val="7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імуногенетичних, патоморфологічних досліджень (гістологічних/цитологічних, імуногістохімічних), молекулярно-генетичних, бактеріологічних досліджень, визначених специфікаціями, в центрі трансплантації або на умовах оренди, </w:t>
      </w:r>
      <w:r w:rsidDel="00000000" w:rsidR="00000000" w:rsidRPr="00000000">
        <w:rPr>
          <w:rFonts w:ascii="Times New Roman" w:cs="Times New Roman" w:eastAsia="Times New Roman" w:hAnsi="Times New Roman"/>
          <w:sz w:val="24"/>
          <w:szCs w:val="24"/>
          <w:rtl w:val="0"/>
        </w:rPr>
        <w:t xml:space="preserve">або договору </w:t>
      </w:r>
      <w:r w:rsidDel="00000000" w:rsidR="00000000" w:rsidRPr="00000000">
        <w:rPr>
          <w:rFonts w:ascii="Times New Roman" w:cs="Times New Roman" w:eastAsia="Times New Roman" w:hAnsi="Times New Roman"/>
          <w:color w:val="000000"/>
          <w:sz w:val="24"/>
          <w:szCs w:val="24"/>
          <w:rtl w:val="0"/>
        </w:rPr>
        <w:t xml:space="preserve">підряду, або </w:t>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color w:val="000000"/>
          <w:sz w:val="24"/>
          <w:szCs w:val="24"/>
          <w:rtl w:val="0"/>
        </w:rPr>
        <w:t xml:space="preserve">а інших умовах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5B">
      <w:pPr>
        <w:numPr>
          <w:ilvl w:val="0"/>
          <w:numId w:val="7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інструментальних методів дослідження визначених специфікаціями, а саме: рентгенологічних, ендоскопічних досліджень, комп’ютерної томографіії в центрі трансплантації, а магнітно-резонансної томографії, ангіографічного дослідження судин та інших обстежень в центрі трансплантації або на умовах оренди, або договору підряду, або </w:t>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color w:val="000000"/>
          <w:sz w:val="24"/>
          <w:szCs w:val="24"/>
          <w:rtl w:val="0"/>
        </w:rPr>
        <w:t xml:space="preserve">а інших умовах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5C">
      <w:pPr>
        <w:numPr>
          <w:ilvl w:val="0"/>
          <w:numId w:val="7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внесення в ЕСОЗ інформації щодо наданих медичних послуг, передбачених специфікаціями, </w:t>
      </w:r>
      <w:r w:rsidDel="00000000" w:rsidR="00000000" w:rsidRPr="00000000">
        <w:rPr>
          <w:rFonts w:ascii="Times New Roman" w:cs="Times New Roman" w:eastAsia="Times New Roman" w:hAnsi="Times New Roman"/>
          <w:sz w:val="24"/>
          <w:szCs w:val="24"/>
          <w:rtl w:val="0"/>
        </w:rPr>
        <w:t xml:space="preserve">зокрема</w:t>
      </w:r>
      <w:r w:rsidDel="00000000" w:rsidR="00000000" w:rsidRPr="00000000">
        <w:rPr>
          <w:rFonts w:ascii="Times New Roman" w:cs="Times New Roman" w:eastAsia="Times New Roman" w:hAnsi="Times New Roman"/>
          <w:color w:val="000000"/>
          <w:sz w:val="24"/>
          <w:szCs w:val="24"/>
          <w:rtl w:val="0"/>
        </w:rPr>
        <w:t xml:space="preserve"> інтервенцій, наведених у додатку до пакету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5D">
      <w:pPr>
        <w:numPr>
          <w:ilvl w:val="0"/>
          <w:numId w:val="7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анестезіологічного супроводу пацієнтів під час проведення їм діагностичних досліджень.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5E">
      <w:pPr>
        <w:numPr>
          <w:ilvl w:val="0"/>
          <w:numId w:val="7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оцінювання нутритивного статусу пацієнтів та його корекції в разі порушень.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5F">
      <w:pPr>
        <w:numPr>
          <w:ilvl w:val="0"/>
          <w:numId w:val="7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Взаємодія з іншими надавачами медичних послуг для своєчасного та ефективного надання допомоги пацієнтам</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60">
      <w:pPr>
        <w:numPr>
          <w:ilvl w:val="0"/>
          <w:numId w:val="7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61">
      <w:pPr>
        <w:numPr>
          <w:ilvl w:val="0"/>
          <w:numId w:val="7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62">
      <w:pPr>
        <w:numPr>
          <w:ilvl w:val="0"/>
          <w:numId w:val="7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63">
      <w:pPr>
        <w:numPr>
          <w:ilvl w:val="0"/>
          <w:numId w:val="7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плану протиепідемічної готовності/реагування на випадок виявлення особливо небезпечних інфекційних хвороб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64">
      <w:pPr>
        <w:numPr>
          <w:ilvl w:val="0"/>
          <w:numId w:val="7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65">
      <w:pPr>
        <w:numPr>
          <w:ilvl w:val="0"/>
          <w:numId w:val="7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66">
      <w:pPr>
        <w:numPr>
          <w:ilvl w:val="0"/>
          <w:numId w:val="74"/>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67">
      <w:pPr>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68">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 місцем надання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6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Трансплант-координатор – щонайменше 2 особи,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6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Лікар-трансплантолог - щонайменше 2 особи,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6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w:t>
      </w:r>
      <w:sdt>
        <w:sdtPr>
          <w:id w:val="823571131"/>
          <w:tag w:val="goog_rdk_349"/>
        </w:sdtPr>
        <w:sdtContent>
          <w:ins w:author="Julia" w:id="175" w:date="2026-05-18T14:43:31Z">
            <w:r w:rsidDel="00000000" w:rsidR="00000000" w:rsidRPr="00000000">
              <w:rPr>
                <w:rFonts w:ascii="Times New Roman" w:cs="Times New Roman" w:eastAsia="Times New Roman" w:hAnsi="Times New Roman"/>
                <w:sz w:val="24"/>
                <w:szCs w:val="24"/>
                <w:rtl w:val="0"/>
              </w:rPr>
              <w:t xml:space="preserve">/</w:t>
            </w:r>
          </w:ins>
        </w:sdtContent>
      </w:sdt>
      <w:sdt>
        <w:sdtPr>
          <w:id w:val="-823969570"/>
          <w:tag w:val="goog_rdk_350"/>
        </w:sdtPr>
        <w:sdtContent>
          <w:del w:author="Julia" w:id="175" w:date="2026-05-18T14:43:31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350079663"/>
          <w:tag w:val="goog_rdk_351"/>
        </w:sdtPr>
        <w:sdtContent>
          <w:del w:author="Julia" w:id="176" w:date="2026-05-18T14:43:34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3 особи,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6C">
      <w:pPr>
        <w:shd w:fill="ffffff" w:val="clear"/>
        <w:spacing w:after="0" w:line="240" w:lineRule="auto"/>
        <w:ind w:left="6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6D">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6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Лікар-уролог та/або лікар-уролог дитячий, та/або лікар-хірург, та/або лікар-хірург дитячий, та/або лікар-хірург серцево-судинний, та/або лікар-хірург торакальний – щонайменше 4 особи із зазначеного переліку,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6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Лікар-анестезіолог та/або лікар-анестезіолог дитячий (за умови надання допомоги дітям) – щонайменше 4 особи із зазначеного переліку,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7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Лікар-ендоскопіст та/або дитячий хірург, який  пройшов підготовку з ендоскопії  в педіатрії – щонайменше 1 особа,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7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 з ультразвукової діагностики – щонайменше 3 особи, які працюють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7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Лікар-рентгенолог – щонайменше 2 особи, яка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7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Лікар-трансфузіолог - щонайменше 1 особа,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7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Лікар-педіатр та/або лікар-терапевт - щонайменше 2 особи,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7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Лікар-кардіолог та/або лікар-кардіолог дитячий - щонайменше 1 особа,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7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Лікар-кардіолог інтервенційний або лікар-хірург серцево-судинний - щонайменше 1 особа, яка працює за основним місцем роботи в цьому ЗОЗ (для ЗОЗ, які здійснюють операції за напрямами «Трансплантація серця», «Трансплантація серця і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7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Лікар-кардіолог-електрофізіолог або лікар-хірург серцево-судинний – щонайменше 1 особа, яка працює за основним місцем роботи в цьому ЗОЗ (для ЗОЗ, які здійснюють операції за напрямами «Трансплантація серця», «Трансплантація серця і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7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 з функціональної діагностики – щонайменше 1 особа, яка працює за основним місцем роботи в цьому ЗОЗ (для ЗОЗ, які здійснюють операції за напрямами «Трансплантація серця», «Трансплантація серця і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7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Лікар-нефролог та/або лікар-нефролог дитячий - щонайменше 2 особи, які працюють за основним місцем роботи в цьому ЗОЗ або за сумісництвом (для ЗОЗ, які здійснюють операції за  напрямом «Трансплантація нирки»).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7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Лікар-ендокринолог та/або лікар-ендокринолог дитячий – щонайменше 1 особа, яка працює за основним місцем роботи в цьому ЗОЗ або за сумісництвом (для ЗОЗ, які здійснюють операції за  напрямом «Трансплантація нирки», «Трансплантація підшлункової залози»).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7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Лікар-пульмонолог та/або лікар-пульмонолог дитячий – щонайменше 1 особа, яка працює за основним місцем роботи в цьому ЗОЗ або за сумісництвом (для ЗОЗ, які здійснюють операції за напрямом «Трансплантація легені»).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7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Лікар-лаборант – щонайменше 3 особи, які працюють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7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Лікар-психіатр та/або лікар-психіатр дитячий, та/або лікар-психолог, та/або психолог, та/або лікар-психотерапевт, та/або психотерапевт та/або клінічний психолог – щонайменше 1 особа із зазначеного переліку, яка працює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7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Лікар-епідеміолог – щонайменше 1 особа, яка працює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7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 </w:t>
      </w:r>
      <w:sdt>
        <w:sdtPr>
          <w:id w:val="-1708947606"/>
          <w:tag w:val="goog_rdk_352"/>
        </w:sdtPr>
        <w:sdtContent>
          <w:del w:author="Julia" w:id="177" w:date="2026-05-18T14:44:09Z">
            <w:r w:rsidDel="00000000" w:rsidR="00000000" w:rsidRPr="00000000">
              <w:rPr>
                <w:rFonts w:ascii="Times New Roman" w:cs="Times New Roman" w:eastAsia="Times New Roman" w:hAnsi="Times New Roman"/>
                <w:sz w:val="24"/>
                <w:szCs w:val="24"/>
                <w:rtl w:val="0"/>
              </w:rPr>
              <w:delText xml:space="preserve">з</w:delText>
            </w:r>
          </w:del>
        </w:sdtContent>
      </w:sdt>
      <w:r w:rsidDel="00000000" w:rsidR="00000000" w:rsidRPr="00000000">
        <w:rPr>
          <w:rFonts w:ascii="Times New Roman" w:cs="Times New Roman" w:eastAsia="Times New Roman" w:hAnsi="Times New Roman"/>
          <w:sz w:val="24"/>
          <w:szCs w:val="24"/>
          <w:rtl w:val="0"/>
        </w:rPr>
        <w:t xml:space="preserve"> фізичної та реабілітаційної медицини - щонайменше 1 особа,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8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w:t>
      </w:r>
      <w:sdt>
        <w:sdtPr>
          <w:id w:val="260762606"/>
          <w:tag w:val="goog_rdk_353"/>
        </w:sdtPr>
        <w:sdtContent>
          <w:ins w:author="Julia" w:id="178" w:date="2026-05-18T14:44:11Z">
            <w:r w:rsidDel="00000000" w:rsidR="00000000" w:rsidRPr="00000000">
              <w:rPr>
                <w:rFonts w:ascii="Times New Roman" w:cs="Times New Roman" w:eastAsia="Times New Roman" w:hAnsi="Times New Roman"/>
                <w:sz w:val="24"/>
                <w:szCs w:val="24"/>
                <w:rtl w:val="0"/>
              </w:rPr>
              <w:t xml:space="preserve">/</w:t>
            </w:r>
          </w:ins>
        </w:sdtContent>
      </w:sdt>
      <w:sdt>
        <w:sdtPr>
          <w:id w:val="207190929"/>
          <w:tag w:val="goog_rdk_354"/>
        </w:sdtPr>
        <w:sdtContent>
          <w:del w:author="Julia" w:id="178" w:date="2026-05-18T14:44:11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529189487"/>
          <w:tag w:val="goog_rdk_355"/>
        </w:sdtPr>
        <w:sdtContent>
          <w:ins w:author="Julia" w:id="179" w:date="2026-05-18T14:44:15Z">
            <w:r w:rsidDel="00000000" w:rsidR="00000000" w:rsidRPr="00000000">
              <w:rPr>
                <w:rFonts w:ascii="Times New Roman" w:cs="Times New Roman" w:eastAsia="Times New Roman" w:hAnsi="Times New Roman"/>
                <w:sz w:val="24"/>
                <w:szCs w:val="24"/>
                <w:rtl w:val="0"/>
              </w:rPr>
              <w:t xml:space="preserve"> </w:t>
            </w:r>
          </w:ins>
        </w:sdtContent>
      </w:sdt>
      <w:sdt>
        <w:sdtPr>
          <w:id w:val="1479542970"/>
          <w:tag w:val="goog_rdk_356"/>
        </w:sdtPr>
        <w:sdtContent>
          <w:del w:author="Julia" w:id="179" w:date="2026-05-18T14:44:15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операційна – щонайменше 3 особи,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8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w:t>
      </w:r>
      <w:sdt>
        <w:sdtPr>
          <w:id w:val="279190626"/>
          <w:tag w:val="goog_rdk_357"/>
        </w:sdtPr>
        <w:sdtContent>
          <w:ins w:author="Julia" w:id="180" w:date="2026-05-18T14:44:24Z">
            <w:r w:rsidDel="00000000" w:rsidR="00000000" w:rsidRPr="00000000">
              <w:rPr>
                <w:rFonts w:ascii="Times New Roman" w:cs="Times New Roman" w:eastAsia="Times New Roman" w:hAnsi="Times New Roman"/>
                <w:sz w:val="24"/>
                <w:szCs w:val="24"/>
                <w:rtl w:val="0"/>
              </w:rPr>
              <w:t xml:space="preserve">/</w:t>
            </w:r>
          </w:ins>
        </w:sdtContent>
      </w:sdt>
      <w:sdt>
        <w:sdtPr>
          <w:id w:val="-1006452713"/>
          <w:tag w:val="goog_rdk_358"/>
        </w:sdtPr>
        <w:sdtContent>
          <w:del w:author="Julia" w:id="180" w:date="2026-05-18T14:44:24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258683508"/>
          <w:tag w:val="goog_rdk_359"/>
        </w:sdtPr>
        <w:sdtContent>
          <w:ins w:author="Julia" w:id="181" w:date="2026-05-18T14:44:27Z">
            <w:r w:rsidDel="00000000" w:rsidR="00000000" w:rsidRPr="00000000">
              <w:rPr>
                <w:rFonts w:ascii="Times New Roman" w:cs="Times New Roman" w:eastAsia="Times New Roman" w:hAnsi="Times New Roman"/>
                <w:sz w:val="24"/>
                <w:szCs w:val="24"/>
                <w:rtl w:val="0"/>
              </w:rPr>
              <w:t xml:space="preserve">-</w:t>
            </w:r>
          </w:ins>
        </w:sdtContent>
      </w:sdt>
      <w:sdt>
        <w:sdtPr>
          <w:id w:val="1303208355"/>
          <w:tag w:val="goog_rdk_360"/>
        </w:sdtPr>
        <w:sdtContent>
          <w:del w:author="Julia" w:id="181" w:date="2026-05-18T14:44:27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анестезист – щонайменше 3 особи,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8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Фельдшер-лаборант та/або цитоморфолог, та/або лаборант клініко-діагностичної лабораторії, та/або лаборант – щонайменше 4 особи із зазначеного переліку,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8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Рентгенолаборант – щонайменше 3 особи,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84">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85">
      <w:pPr>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структурних підрозділів закладу (місця надання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8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Наявність відділення інтенсивної терапії щонайменше на 6 ліжок для проведення цілодобової інтенсивної терапії та моніторингу, обладнаних відповідно до табелю матеріально-технічного оснащення.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8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операційного блоку, що включає щонайменше 3 операційні зали, обладнані відповідно до табелю матеріально-технічного оснащення.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8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щонайменше 3 палат (блоків) з індивідуальним санвузлом та можливістю повної ізоляції пацієнтів.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8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окремих сімейних палат, обладнаних відповідно до табелю оснащення профільного відділення, для сумісного перебування батьків або членів родини, або інших законних представників разом з дитиною упродовж надання їй медичних послуг та/або реабілітаційних послуг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8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окремих приміщень для огляду пацієнтів у дотрансплантійному та післятрансплантаційному періодах в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8B">
      <w:pPr>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8C">
      <w:pPr>
        <w:shd w:fill="ffffff" w:val="clear"/>
        <w:spacing w:after="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8D">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8E">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резервне джерело електропостачання;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8F">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автоматичне перемикальне комутаційне обладнання відповідно до ДСТУ IEC 60947-6-1: 2007;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90">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спіральний комп’ютерний томограф (СКТ) зі шприц-інжектором для проведення ангіографії та/або магнітно-резонансний томограф (МРТ) в центрі трансплантації або на умовах оренди, або договору підряду, або на інших умовах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91">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 система рентгенівська ангіографічна (для закладів, які надають допомогу за напрямом «Трансплантація легенів», «Трансплантація серця і легенів», «Трансплантація серця»);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92">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система рентгенівська діагностична;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93">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автомобіль для транспортування членів Бригади, вилучення анатомічних матеріалів людини (органів);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94">
      <w:pPr>
        <w:shd w:fill="ffffff" w:val="clear"/>
        <w:spacing w:after="240" w:before="24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відеоендоскопічна стійка з набором інструментів для ендоскопії (для закладів, які надають допомогу за напрямом «Трансплантація печінки»);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95">
      <w:pPr>
        <w:shd w:fill="ffffff" w:val="clear"/>
        <w:spacing w:after="240" w:before="24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апарат для гемодіалізу (система гемодіалізу лікарняна) – щонайменше 2 (для закладів, які надають допомогу за напрямом «Трансплантація нирки»);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96">
      <w:pPr>
        <w:shd w:fill="ffffff" w:val="clear"/>
        <w:spacing w:after="240" w:before="24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рентгенівська С-арка (для закладів, які надають допомогу за напрямом «Трансплантація печінки»);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97">
      <w:pPr>
        <w:shd w:fill="ffffff" w:val="clear"/>
        <w:spacing w:after="240" w:before="24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аспіратор хірургічний ультразвуковий (для закладів, які надають допомогу за напрямом «Трансплантація печінки» від родинного донора) в центрі трансплантації або на умовах оренди, підряду та інших умов користування за умови постійного наявності в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98">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лабораторії: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99">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аналізатор газів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9A">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гематологічний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9B">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коагуляційний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9C">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біохімічний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9D">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іммуноферментний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9E">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аналізатор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9F">
      <w:pPr>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A0">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За місцем надання: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A1">
      <w:pPr>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 операційній: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A2">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A3">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40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A4">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наркозно-дихальний апарат з можливістю проведення інгаляційної анестезії галогенізованими анестетиками і роботи в низькопотоковому режимі та з системами повного анестезіологічного моніторингу – щонайменше 3;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A5">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наркозно-дихальний апарат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A6">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система моніторингу фізіологічних показників одного пацієнта (неінвазивний АТ, ЧСС, ЕКГ, SpO2, t) – щонайменше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A7">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монітор пацієнта поліфункціональний з можливістю інвазивного вимірювання гемодинаміки (інвазивний та неінвазивний АТ, ЧСС, ЕКГ, SpO2, t, СО2);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A8">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дозатор лікувальних речовин (шприцева помпа) – щонайменше 6;</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A9">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дозатор лікувальних речовин (інфузійна волюметрична помпа);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AA">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обладнання для зігрівання хворих під час операцій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AB">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аспіратор хірургічний (відсмоктувач) – щонайменше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AC">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AD">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апарат ультразвуковий пересувний багатофункціональний;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AE">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аспіратор (відсмоктувач) або функціональний блок для аспірації до приладів наркозної апаратури або система вакуумної аспірації в операційній;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AF">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апарат високочастотний електрохірургічний з набором інструментів (моно-, біполярний);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B0">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електрокардіостимулятор зовнішній;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B1">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апарат штучного кровообігу (для закладів, які надають допомогу за напрямом «Трансплантація легенів», «Трансплантація серця і легенів», «Трансплантація серця»);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B2">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апарат для інтраопераційної реінфузії крові Cell Saver (для закладів, які надають допомогу за напрямом «Трансплантація легенів», «Трансплантація серця і легенів», «Трансплантація серця»);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B3">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стійка лапароскопічна з набором інструментів (для закладів охорони здоров'я, що здійснюють операції з трансплантації нирки);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B4">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апарат для проведення екстракорпоральної мембранної оксигенації (ЕКМО) (для ЗОЗ, які здійснюють операції за напрямами “Трансплантація серця”, ”Трансплантація серця і легенів) у ЗОЗ або на умовах оренди, підряду та інших умов користування за умови постійного наявності в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B5">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B6">
      <w:pPr>
        <w:numPr>
          <w:ilvl w:val="0"/>
          <w:numId w:val="75"/>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B7">
      <w:pPr>
        <w:shd w:fill="ffffff" w:val="clea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B8">
      <w:pPr>
        <w:shd w:fill="ffffff" w:val="clear"/>
        <w:spacing w:after="0" w:line="240" w:lineRule="auto"/>
        <w:ind w:left="108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 відділенні інтенсивної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B9">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BA">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40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BB">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системний блок доставлення монооксиду азоту (NO) (для ЗОЗ, які здійснюють операції за напрямом «Трансплантація легень»;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BC">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апарат штучної вентиляції легенів середнього класу (можливість допоміжної і неінвазивної ШВЛ та встановлення параметрів дихання за тиском та за об’ємом) – щонайменше 6;</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BD">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апарат штучної вентиляції легенів високого класу (можливість інтелектуальних режимів вентиляції);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BE">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апарат штучної вентиляції легенів портативний з автономним живленням;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BF">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система моніторингу фізіологічних показників одного пацієнта (неінвазивний АТ, ЧСС, ЕКГ, SpO2, t), у тому числі з комплектами відповідних манжеток та датчиків для дітей усіх вікових груп у випадку надання допомоги дітям – 6;</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C0">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монітор пацієнта поліфункціональний з можливістю інвазивного вимірювання гемодинаміки (інвазивний та неінвазивний АТ, ЧСС, ЕКГ, SpO2, t, СО2);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C1">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пульсоксиметр портативний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C2">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електрокардіограф портативний;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C3">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дозатор лікувальних речовин (шприцева помпа) – щонайменше 6;</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C4">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дозатор лікувальних речовин (інфузійна волюметрична помпа)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C5">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аспіратор (відсмоктувач) – щонайменше 6 або централізована система вакуумної аспірації;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C6">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універсальна система підігріву і зберігання у теплому вигляді інфузійних розчинів;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C7">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апарат для плазмаферезу (при відсутності у закладі відділення екстракорпоральної детоксикації);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C8">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система рентгенівська діагностична портативна;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C9">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апарат УЗД цифровий з можливістю проведення кольорової доплерографії і набором датчиків, у тому числі для транскраніальної доплерографії;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CA">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CB">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CC">
      <w:pPr>
        <w:numPr>
          <w:ilvl w:val="0"/>
          <w:numId w:val="76"/>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CD">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CE">
      <w:pPr>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За місцем надання медичних послуг (відділення):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CF">
      <w:pPr>
        <w:numPr>
          <w:ilvl w:val="0"/>
          <w:numId w:val="77"/>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централізована система постачання кисню з наявністю кисневих вихідних точок (розеток);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D0">
      <w:pPr>
        <w:numPr>
          <w:ilvl w:val="0"/>
          <w:numId w:val="77"/>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автоматичний дозатор лікувальних речовин - щонайменше 10;</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D1">
      <w:pPr>
        <w:numPr>
          <w:ilvl w:val="0"/>
          <w:numId w:val="77"/>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система моніторингу фізіологічних показників одного пацієнта (неінвазивний АТ, ЧСС, ЕКГ, SpO2, t), у тому числі з комплектами відповідних манжеток та датчиків для дітей усіх вікових груп у випадку надання допомоги дітям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D2">
      <w:pPr>
        <w:numPr>
          <w:ilvl w:val="0"/>
          <w:numId w:val="77"/>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пульсоксиметр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D3">
      <w:pPr>
        <w:numPr>
          <w:ilvl w:val="0"/>
          <w:numId w:val="77"/>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тонометр та/або тонометр педіатричний з манжетками для дітей різного віку;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D4">
      <w:pPr>
        <w:numPr>
          <w:ilvl w:val="0"/>
          <w:numId w:val="77"/>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термометр безконтактний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D5">
      <w:pPr>
        <w:numPr>
          <w:ilvl w:val="0"/>
          <w:numId w:val="77"/>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ваги медичні, ростомір медичний, медичні ваги для немовлят (для дитячих відділень);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D6">
      <w:pPr>
        <w:numPr>
          <w:ilvl w:val="0"/>
          <w:numId w:val="77"/>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D7">
      <w:pPr>
        <w:numPr>
          <w:ilvl w:val="0"/>
          <w:numId w:val="77"/>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D8">
      <w:pPr>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 лікарняному банку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D9">
      <w:pPr>
        <w:shd w:fill="ffffff" w:val="clear"/>
        <w:spacing w:after="0" w:line="240" w:lineRule="auto"/>
        <w:ind w:lef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холодильник спеціалізований для зберігання компонентів крові (від 2°с до 10°с);</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DA">
      <w:pPr>
        <w:shd w:fill="ffffff" w:val="clear"/>
        <w:spacing w:after="0" w:line="240" w:lineRule="auto"/>
        <w:ind w:lef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холодильник низькотемпературний для зберігання компонентів крові (від мінус 25°с до мінус 30°с);</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DB">
      <w:pPr>
        <w:shd w:fill="ffffff" w:val="clear"/>
        <w:spacing w:after="0" w:line="240" w:lineRule="auto"/>
        <w:ind w:lef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кліматична камера з шейкером для зберігання тромбоцитів;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DC">
      <w:pPr>
        <w:shd w:fill="ffffff" w:val="clear"/>
        <w:spacing w:after="0" w:line="240" w:lineRule="auto"/>
        <w:ind w:lef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розморожувач плазми;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DD">
      <w:pPr>
        <w:shd w:fill="ffffff" w:val="clear"/>
        <w:spacing w:after="0" w:line="240" w:lineRule="auto"/>
        <w:ind w:lef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термоконтейнер для транспортування компонентів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DE">
      <w:pPr>
        <w:shd w:fill="ffffff" w:val="clear"/>
        <w:spacing w:after="0" w:line="240" w:lineRule="auto"/>
        <w:ind w:lef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мікроскоп.</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DF">
      <w:pPr>
        <w:shd w:fill="ffffff" w:val="clea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E0">
      <w:pPr>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E1">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Наявність ліцензії на провадження господарської діяльності з медичної практики за спеціальностями трансплантологія, клінічна лабораторна діагностика, ендоскопія, хірургія та/або дитяча хірургія, та/або урологія, та/або дитяча урологія, та/або серцево-судинна хірургія, та/або торакальна хірургія.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E2">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Наявність ліцензії на провадження господарської діяльності з медичної практики за спеціальністю анестезіологія та/або дитяча анестезіологія.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E3">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E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E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E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