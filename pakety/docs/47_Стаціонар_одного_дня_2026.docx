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6">
      <w:pPr>
        <w:pStyle w:val="Heading1"/>
        <w:shd w:fill="ffffff" w:val="clear"/>
        <w:spacing w:after="0" w:before="360" w:line="240" w:lineRule="auto"/>
        <w:jc w:val="center"/>
        <w:rPr>
          <w:rFonts w:ascii="Times New Roman" w:cs="Times New Roman" w:eastAsia="Times New Roman" w:hAnsi="Times New Roman"/>
          <w:sz w:val="24"/>
          <w:szCs w:val="24"/>
        </w:rPr>
      </w:pPr>
      <w:bookmarkStart w:colFirst="0" w:colLast="0" w:name="_heading=h.qutaczm6bn5k" w:id="47"/>
      <w:bookmarkEnd w:id="47"/>
      <w:r w:rsidDel="00000000" w:rsidR="00000000" w:rsidRPr="00000000">
        <w:rPr>
          <w:rFonts w:ascii="Times New Roman" w:cs="Times New Roman" w:eastAsia="Times New Roman" w:hAnsi="Times New Roman"/>
          <w:sz w:val="24"/>
          <w:szCs w:val="24"/>
          <w:rtl w:val="0"/>
        </w:rPr>
        <w:t xml:space="preserve">47. ХІРУРГІЧНІ ОПЕРАЦІЇ ДОРОСЛИМ ТА ДІТЯМ В УМОВАХ СТАЦІОНАРУ ОДНОГО ДНЯ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7">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Забезпечення планової госпіталізації пацієнта/пацієнтки при наявності в пацієнта/пацієнтки відповідного обсягу досліджень до запланованого хірургічного втручання, виконаних на амбулаторному етапі надання медичної допомоги,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Забезпечення огляду пацієнта/пацієнтки лікуючим лікарем перед наданням медичної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Передопераційний огляд пацієнта/пацієнтки лікарем-анестезіологом або лікарем-анестезіологом дитячим (за умови надання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Проведення лабораторних обстежень у разі виникнення ускладнень,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загальний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коагуляційний гемостаз (тромбіновий час, активований частковий (парціальний) тромбопластиновий час (АЧТЧ, АПТЧ), міжнародне нормалізоване відношення (МНВ));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 інших досліджень відповідно до потреб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Проведення у разі виникнення ускладнень додаткових інструментальних обстежень відповідно до галузевих стандартів у сфері охорони здоров’я, зокрема, ЕКГ, рентгендослідження, УЗД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Проведення медичної підготовки пацієнта/пацієнтки до діагностичного, лікувально-діагностичного втручання або оперативного лікування, яке не може бути проведеним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Проведення анестезіологічного забезпечення під час діагностичних, лікувально-діагностичних та хірургічних втручань/процедур.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Проведення діагностичних, лікувально-діагностичних та хірургічних втручань/процедур, здійснення яких неможливе в амбулаторних умовах і потребує спостереження протягом не більше 24 годин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Проведення при наявності показан</w:t>
      </w:r>
      <w:r w:rsidDel="00000000" w:rsidR="00000000" w:rsidRPr="00000000">
        <w:rPr>
          <w:rFonts w:ascii="Times New Roman" w:cs="Times New Roman" w:eastAsia="Times New Roman" w:hAnsi="Times New Roman"/>
          <w:b w:val="1"/>
          <w:bCs w:val="1"/>
          <w:sz w:val="24"/>
          <w:szCs w:val="24"/>
          <w:rtl w:val="0"/>
        </w:rPr>
        <w:t xml:space="preserve">ь </w:t>
      </w:r>
      <w:r w:rsidDel="00000000" w:rsidR="00000000" w:rsidRPr="00000000">
        <w:rPr>
          <w:rFonts w:ascii="Times New Roman" w:cs="Times New Roman" w:eastAsia="Times New Roman" w:hAnsi="Times New Roman"/>
          <w:b w:val="1"/>
          <w:bCs w:val="1"/>
          <w:sz w:val="21"/>
          <w:szCs w:val="21"/>
          <w:rtl w:val="0"/>
        </w:rPr>
        <w:t xml:space="preserve">досліджень з паталогоанатомічної прижиттєвої діагностики (патогістологічні та і цитологічні) біопсійного та операційного матеріалу, зокрема термінового інтраопераційного біопсійного матеріалу</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отриманого при проведенні втручань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Забезпечення медичного спостереження за пацієнтом/пацієнткою після оперативного лікування або іншого втручання профільним лікарем-спеціалістом, медсестринським персоналом, а також лікарем-анестезіологом у разі проведення анестезіологічного забезпечення.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Забезпечення післяопераційного знеболення при наявності показань відповідно до типу операційного втручання.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Надання пацієнту/пацієнтці рекомендацій щодо подальшого медикаментозного та відновлювального лікування в амбулаторних умовах та тактики дій при розвитку будь-яких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Навчання пацієнта/пацієнтки та/або осіб, які здійснюватимуть догляд за пацієнтом/пацієнткою після виписки зі стаціонару одного дня, основ післяопераційного догляду вдома.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Надання медичної допомоги у разі виникнення невідкладних станів у пацієнта/пацієнтки з дотриманням подальшої маршрутизації.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Забезпечення госпіталізації пацієнта/пацієнтки у профільне стаціонарне відділення при виникненні ускладнень під час перебування в стаціонарі одного дня та наявності показань до цілодобового спостереження та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E">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ХІРУРГІЧНІ ОПЕРАЦІЇ ДОРОСЛИМ ТА ДІТЯМ В УМОВАХ СТАЦІОНАРУ ОДНОГО ДНЯ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7F">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Умови надання послуги: стаціонарно тривалістю не більше 24 год.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Підстави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закладу охорони здоров’я (ЗОЗ) /клінічного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7">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ліжок стаціонару одного дня в складі стаціонарного відділення відповідного профілю надання медичної допомоги або окремого відділення/підрозділу для надання послуг стаціонару одного дня.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Наявність у ЗОЗ приймального відділення або відділення екстреної (невідкладної)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Наявність у ЗОЗ відділення анестезіології та інтенсивної терапії та/або відділення інтенсивної терапії, обладнаних відповідно до табеля матеріально-технічного оснащення.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Забезпечення первинного огляду пацієнтів з оцінкою його/її загального стану, супутньої патології та відсутності протипоказань до надання медичної послуги пацієнтам в умовах стаціонару одного дня.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Забезпечення проведення діагностичних, лікувально-діагностичних або хірургічних втручань, які не можуть бути проведеними на амбулаторному рівні.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Забезпечення проведення анестезії під час хірургічних втручань та обстежень.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r>
      <w:r w:rsidDel="00000000" w:rsidR="00000000" w:rsidRPr="00000000">
        <w:rPr>
          <w:rFonts w:ascii="Times New Roman" w:cs="Times New Roman" w:eastAsia="Times New Roman" w:hAnsi="Times New Roman"/>
          <w:b w:val="1"/>
          <w:bCs w:val="1"/>
          <w:sz w:val="24"/>
          <w:szCs w:val="24"/>
          <w:rtl w:val="0"/>
        </w:rPr>
        <w:t xml:space="preserve">Забезпечення проведення прижиттєвої патологоанатомічної діагностики біопсійного та операційного матеріалу, зокрема термінового інтраопераційного біопсійного матеріалу, у ЗОЗ або забезпечення транспортування біологічного матеріалу (з дотриманням встановлених правил та норм для його транспортування) в лабораторію іншого ЗОЗ, який має у своєму складі патологоанатомічне відділення/лабораторію, або патологоанатомічного бюро/центру, для проведення патогістологічного та імуногістохімічного/імуноцитохімічного/цитологічного/ молекулярно-генетичного дослідження (за потребою)</w:t>
      </w:r>
      <w:r w:rsidDel="00000000" w:rsidR="00000000" w:rsidRPr="00000000">
        <w:rPr>
          <w:rFonts w:ascii="Times New Roman" w:cs="Times New Roman" w:eastAsia="Times New Roman" w:hAnsi="Times New Roman"/>
          <w:b w:val="1"/>
          <w:bCs w:val="1"/>
          <w:color w:val="44474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ЗОЗ або на умовах договору підряду. У випадку виявлення новоутворення під час планового оперативного втручання направлення пацієнтів з підозрою на онкологічне захворювання з висновками гістологічного дослідження для отримання подальшої спеціалізованої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8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Наявність рішення мультидисциплінарної онкологічної групи спеціалістів (лікаря-радіолога або лікаря з променевої терапії, лікаря-онколога, лікаря-хірурга-онколога або лікаря-онкогінеколога або лікаря-уролога відповідно до локалізації захворювання) (консиліуму) при плановому оперативному втручанні з приводу злоякісного новоутворення.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Забезпечення можливості проведення інструментальних досліджень діагностичним обладнанням, наявним у ЗОЗ, або на умовах оренди, або договору підряду, або на інших умовах користування за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tab/>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Наявність структурного підрозділу, який проводить очищення, дезінфекцію та стерилізацію медичних виробів обмеженого/багаторазового використання або договору на виконання зазначених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9F">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Лікар-акушер-гінеколог та/або лікар-гінеколог дитячого та підліткового віку, та/або лікар-гінеколог-онколог, та/або лікар-ендоскопіст, та/або лікар-нейрохірург, та/або лікар-нейрохірург дитячий, та/або лікар-ортопед-травматолог,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лікар-стоматолог-хірург, та/або лікар-хірург щелепно-лицевий, 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 щонайменше 2 особи однієї спеціальності із зазначеного переліку, які працюють за основним місцем роботи в цьому ЗОЗ (не стосується медичного чергування).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w:t>
      </w:r>
      <w:sdt>
        <w:sdtPr>
          <w:id w:val="1888985506"/>
          <w:tag w:val="goog_rdk_304"/>
        </w:sdtPr>
        <w:sdtContent>
          <w:ins w:author="Julia" w:id="146" w:date="2026-05-18T13:59:35Z">
            <w:r w:rsidDel="00000000" w:rsidR="00000000" w:rsidRPr="00000000">
              <w:rPr>
                <w:rFonts w:ascii="Times New Roman" w:cs="Times New Roman" w:eastAsia="Times New Roman" w:hAnsi="Times New Roman"/>
                <w:sz w:val="24"/>
                <w:szCs w:val="24"/>
                <w:rtl w:val="0"/>
              </w:rPr>
              <w:t xml:space="preserve">/</w:t>
            </w:r>
          </w:ins>
        </w:sdtContent>
      </w:sdt>
      <w:sdt>
        <w:sdtPr>
          <w:id w:val="-1753907268"/>
          <w:tag w:val="goog_rdk_305"/>
        </w:sdtPr>
        <w:sdtContent>
          <w:del w:author="Julia" w:id="146" w:date="2026-05-18T13:59:35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1471979"/>
          <w:tag w:val="goog_rdk_306"/>
        </w:sdtPr>
        <w:sdtContent>
          <w:del w:author="Julia" w:id="147" w:date="2026-05-18T13:59:4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2 з яких за основним місцем роботи в цьому ЗОЗ та 2 або за основним місцем роботи в цьому ЗОЗ, або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Сестра медична</w:t>
      </w:r>
      <w:sdt>
        <w:sdtPr>
          <w:id w:val="697726220"/>
          <w:tag w:val="goog_rdk_307"/>
        </w:sdtPr>
        <w:sdtContent>
          <w:ins w:author="Julia" w:id="148" w:date="2026-05-18T13:59:42Z">
            <w:r w:rsidDel="00000000" w:rsidR="00000000" w:rsidRPr="00000000">
              <w:rPr>
                <w:rFonts w:ascii="Times New Roman" w:cs="Times New Roman" w:eastAsia="Times New Roman" w:hAnsi="Times New Roman"/>
                <w:sz w:val="24"/>
                <w:szCs w:val="24"/>
                <w:rtl w:val="0"/>
              </w:rPr>
              <w:t xml:space="preserve">/</w:t>
            </w:r>
          </w:ins>
        </w:sdtContent>
      </w:sdt>
      <w:sdt>
        <w:sdtPr>
          <w:id w:val="-1724687682"/>
          <w:tag w:val="goog_rdk_308"/>
        </w:sdtPr>
        <w:sdtContent>
          <w:del w:author="Julia" w:id="148" w:date="2026-05-18T13:59:4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819683429"/>
          <w:tag w:val="goog_rdk_309"/>
        </w:sdtPr>
        <w:sdtContent>
          <w:del w:author="Julia" w:id="149" w:date="2026-05-18T13:59:4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операційна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 з ультразвукової діагностики – щонайменше 1 особа,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Лікар-рентгенолог – щонайменше 1 особа,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Лікар-епідеміолог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відділення анестезіології та інтенсивної терапії та/або відділення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або лікар-анестезіолог дитячий (за умови надання допомоги дітям) – щонайменше 2 особи із зазначеного переліку, 1 з яких за основним місцем роботи в цьому ЗОЗ та 1 або за основним місцем роботи в цьому ЗОЗ, або сумісництвом (не стосується медичного чергування).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1913782318"/>
          <w:tag w:val="goog_rdk_310"/>
        </w:sdtPr>
        <w:sdtContent>
          <w:ins w:author="Julia" w:id="150" w:date="2026-05-18T13:59:57Z">
            <w:r w:rsidDel="00000000" w:rsidR="00000000" w:rsidRPr="00000000">
              <w:rPr>
                <w:rFonts w:ascii="Times New Roman" w:cs="Times New Roman" w:eastAsia="Times New Roman" w:hAnsi="Times New Roman"/>
                <w:sz w:val="24"/>
                <w:szCs w:val="24"/>
                <w:rtl w:val="0"/>
              </w:rPr>
              <w:t xml:space="preserve">/</w:t>
            </w:r>
          </w:ins>
        </w:sdtContent>
      </w:sdt>
      <w:sdt>
        <w:sdtPr>
          <w:id w:val="-1080309765"/>
          <w:tag w:val="goog_rdk_311"/>
        </w:sdtPr>
        <w:sdtContent>
          <w:del w:author="Julia" w:id="150" w:date="2026-05-18T13:59:5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27216668"/>
          <w:tag w:val="goog_rdk_312"/>
        </w:sdtPr>
        <w:sdtContent>
          <w:ins w:author="Julia" w:id="151" w:date="2026-05-18T13:59:59Z">
            <w:r w:rsidDel="00000000" w:rsidR="00000000" w:rsidRPr="00000000">
              <w:rPr>
                <w:rFonts w:ascii="Times New Roman" w:cs="Times New Roman" w:eastAsia="Times New Roman" w:hAnsi="Times New Roman"/>
                <w:sz w:val="24"/>
                <w:szCs w:val="24"/>
                <w:rtl w:val="0"/>
              </w:rPr>
              <w:t xml:space="preserve">-</w:t>
            </w:r>
          </w:ins>
        </w:sdtContent>
      </w:sdt>
      <w:sdt>
        <w:sdtPr>
          <w:id w:val="-1342481291"/>
          <w:tag w:val="goog_rdk_313"/>
        </w:sdtPr>
        <w:sdtContent>
          <w:del w:author="Julia" w:id="151" w:date="2026-05-18T13:59:59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анестезист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E">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A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система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У відділення анестезіології та інтенсивної терапії та/або відділення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апарат штучної вентиляції легенів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система моніторингу фізіологічних показників одного пацієнта (неінвазивний АТ, ЧСС, ЕКГ, SpO2, t)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тонометр та/або тонометр педіатричний з манжетками для дітей віком від 3-х років і старше;</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B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За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В операційній: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та з системами базового анестезіологічного моніторингу;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C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автоматичний дозатор лікувальних речовин – за кількістю операційних столів;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коагулятор.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У післяопераційній палаті: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автоматичний дозатор лікувальних речовин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D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0">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