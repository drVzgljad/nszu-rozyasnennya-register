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D">
      <w:pPr>
        <w:pStyle w:val="Heading1"/>
        <w:shd w:fill="ffffff" w:val="clear"/>
        <w:spacing w:after="0" w:line="240" w:lineRule="auto"/>
        <w:jc w:val="center"/>
        <w:rPr>
          <w:rFonts w:ascii="Times New Roman" w:cs="Times New Roman" w:eastAsia="Times New Roman" w:hAnsi="Times New Roman"/>
          <w:sz w:val="24"/>
          <w:szCs w:val="24"/>
        </w:rPr>
      </w:pPr>
      <w:bookmarkStart w:colFirst="0" w:colLast="0" w:name="_heading=h.s1nw1ieafeoz" w:id="67"/>
      <w:bookmarkEnd w:id="67"/>
      <w:r w:rsidDel="00000000" w:rsidR="00000000" w:rsidRPr="00000000">
        <w:rPr>
          <w:rFonts w:ascii="Times New Roman" w:cs="Times New Roman" w:eastAsia="Times New Roman" w:hAnsi="Times New Roman"/>
          <w:sz w:val="24"/>
          <w:szCs w:val="24"/>
          <w:rtl w:val="0"/>
        </w:rPr>
        <w:t xml:space="preserve">60. МЕДИЧНИЙ ОГЛЯД ОСІБ, ЯКИЙ ОРГАНІЗОВУЄТЬСЯ ТЕРИТОРІАЛЬНИМИ ЦЕНТРАМИ КОМПЛЕКТУВАННЯ ТА СОЦІАЛЬНОЇ ПІДТРИМКИ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E">
      <w:pPr>
        <w:keepLines w:val="1"/>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F">
      <w:pPr>
        <w:keepLines w:val="1"/>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0">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Проведення огляду мультидисциплінарною командою лікарів-спеціалістів військово- лікарської комісії (ВЛК) особи визначених категорій відповідно до нормативно-правових актів (НПА).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1">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Проведення лабораторних досліджень,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2">
      <w:pPr>
        <w:keepLines w:val="1"/>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 загальний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3">
      <w:pPr>
        <w:keepLines w:val="1"/>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4">
      <w:pPr>
        <w:keepLines w:val="1"/>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 група крові та резус-належність;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5">
      <w:pPr>
        <w:keepLines w:val="1"/>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серологічний аналіз: антитіла до вірусу імунодефіциту людини (ВІЛ), антитіла до вірусу гепатиту "С" (anti-HCV);</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6">
      <w:pPr>
        <w:keepLines w:val="1"/>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антиген до вірусу гепатиту "В" (HBsAg);</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7">
      <w:pPr>
        <w:keepLines w:val="1"/>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 реакція мікропреципітації з кардіоліпіновим антигеном (RW);</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8">
      <w:pPr>
        <w:keepLines w:val="1"/>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 глюкоза в цільній крові або сироватці крові (за показаннями та особам старше 40 років обов’язково).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9">
      <w:pPr>
        <w:keepLines w:val="1"/>
        <w:shd w:fill="ffffff" w:val="clear"/>
        <w:spacing w:after="0" w:line="276" w:lineRule="auto"/>
        <w:ind w:left="2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Проведення інструментальних досліджень,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A">
      <w:pPr>
        <w:keepLines w:val="1"/>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 рентгенологічних обстежень органів грудної клітки;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B">
      <w:pPr>
        <w:keepLines w:val="1"/>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електрокардіографічних;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C">
      <w:pPr>
        <w:keepLines w:val="1"/>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ультразвукових досліджень </w:t>
      </w:r>
      <w:r w:rsidDel="00000000" w:rsidR="00000000" w:rsidRPr="00000000">
        <w:rPr>
          <w:rFonts w:ascii="Times New Roman" w:cs="Times New Roman" w:eastAsia="Times New Roman" w:hAnsi="Times New Roman"/>
          <w:b w:val="1"/>
          <w:bCs w:val="1"/>
          <w:sz w:val="24"/>
          <w:szCs w:val="24"/>
          <w:highlight w:val="white"/>
          <w:rtl w:val="0"/>
        </w:rPr>
        <w:t xml:space="preserve">(за показаннями)</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D">
      <w:pPr>
        <w:keepLines w:val="1"/>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вимір внутрішньоочного тиску (за показаннями та особам старше 40 років обов’язково);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E">
      <w:pPr>
        <w:keepLines w:val="1"/>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е.   рентгенографія біляносових пазух (за показаннями).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AF">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Направлення особи за наявності показань в інші структурні підрозділи ЗОЗ або інші ЗОЗ для проведення необхідних консультувань та обстежень, а також для надання спеціалізованої медичної допомоги у разі потреби для встановлення, уточнення або спростування  діагнозу.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0">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Оцінка вакцинального статусу особи та її направлення у разі потреби на проведення профілактичних щеплень відповідно до календаря профілактичних щеплень.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1">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Оформлення проєктів довідок та формування медичних висновків про придатність/непридатність до військової служби.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2">
      <w:pPr>
        <w:keepLines w:val="1"/>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3">
      <w:pPr>
        <w:keepLines w:val="1"/>
        <w:shd w:fill="ffffff" w:val="clear"/>
        <w:spacing w:after="0" w:before="240"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МЕДИЧНИЙ ОГЛЯД ОСІБ, ЯКИЙ ОРГАНІЗОВУЄТЬСЯ ТЕРИТОРІАЛЬНИМИ ЦЕНТРАМИ КОМПЛЕКТУВАННЯ ТА СОЦІАЛЬНОЇ ПІДТРИМКИ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4">
      <w:pPr>
        <w:keepLines w:val="1"/>
        <w:shd w:fill="ffffff" w:val="clear"/>
        <w:spacing w:after="0" w:before="240"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Умови закупівлі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5">
      <w:pPr>
        <w:keepLines w:val="1"/>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Умови надання послуги: </w:t>
      </w:r>
      <w:r w:rsidDel="00000000" w:rsidR="00000000" w:rsidRPr="00000000">
        <w:rPr>
          <w:rFonts w:ascii="Times New Roman" w:cs="Times New Roman" w:eastAsia="Times New Roman" w:hAnsi="Times New Roman"/>
          <w:sz w:val="24"/>
          <w:szCs w:val="24"/>
          <w:highlight w:val="white"/>
          <w:rtl w:val="0"/>
        </w:rPr>
        <w:t xml:space="preserve">амбулаторно. </w:t>
      </w:r>
      <w:r w:rsidDel="00000000" w:rsidR="00000000" w:rsidRPr="00000000">
        <w:rPr>
          <w:rFonts w:ascii="Times New Roman" w:cs="Times New Roman" w:eastAsia="Times New Roman" w:hAnsi="Times New Roman"/>
          <w:i w:val="1"/>
          <w:iCs w:val="1"/>
          <w:sz w:val="24"/>
          <w:szCs w:val="24"/>
          <w:highlight w:val="white"/>
          <w:rtl w:val="0"/>
        </w:rPr>
        <w:t xml:space="preserve"> </w:t>
        <w:tab/>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6">
      <w:pPr>
        <w:keepLines w:val="1"/>
        <w:shd w:fill="ffffff" w:val="clear"/>
        <w:spacing w:after="0" w:before="240" w:line="276" w:lineRule="auto"/>
        <w:ind w:left="1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Підстави надання послуги:</w:t>
      </w:r>
      <w:r w:rsidDel="00000000" w:rsidR="00000000" w:rsidRPr="00000000">
        <w:rPr>
          <w:rFonts w:ascii="Times New Roman" w:cs="Times New Roman" w:eastAsia="Times New Roman" w:hAnsi="Times New Roman"/>
          <w:sz w:val="24"/>
          <w:szCs w:val="24"/>
          <w:highlight w:val="white"/>
          <w:rtl w:val="0"/>
        </w:rPr>
        <w:t xml:space="preserve"> картка обстеження та медичного огляду або картка медичного огляду кандидата на навчання у ВВНЗ, або картка медичного огляду призовника, або направлення керівника Територіального центру комплектування та соціальної підтримки або направлення командира військової частини, у якій військовозобов’язаний/резервіст виявив бажання проходити військову службу</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або направлення керівника підрозділу, в якому проходить військову службу військовослужбовець, відповідно до Положення про проходження військової служби (навчання) військовослужбовцями Державної служби спеціального зв'язку та захисту інформації України, затвердженим Указом Президента України від 31 липня 2015 року № 463/2015.</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7">
      <w:pPr>
        <w:keepLines w:val="1"/>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8">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Організація надання консультативно-діагностичної спеціалізованої медичної допомоги особам визначених категорій в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9">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Наявність затвердженого керівником ЗОЗ наказу щодо залучення медичного персоналу до складу ВЛК, що створюється при Територіальному центрі комплектування та соціальної підтримки та/або до складу ВЛК, які визначені обласними військовими  адміністраціями такими, що працюють цілодобово на базі Територіального  центру комплектування та соціальної підтримки.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A">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Залучення у разі потреби до складу ВЛК інших спеціалістів (лікаря-кардіолога, лікаря-травматолога, лікаря-акушер-гінеколога, лікаря-фтизіатра, лікаря-рентгенолога та ін.) для комплексного медичного огляду осіб визначених категорій.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B">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Забезпечення проведення медичних оглядів, протягом не більше ніж </w:t>
      </w:r>
      <w:r w:rsidDel="00000000" w:rsidR="00000000" w:rsidRPr="00000000">
        <w:rPr>
          <w:rFonts w:ascii="Times New Roman" w:cs="Times New Roman" w:eastAsia="Times New Roman" w:hAnsi="Times New Roman"/>
          <w:b w:val="1"/>
          <w:bCs w:val="1"/>
          <w:sz w:val="24"/>
          <w:szCs w:val="24"/>
          <w:highlight w:val="white"/>
          <w:rtl w:val="0"/>
        </w:rPr>
        <w:t xml:space="preserve">6</w:t>
      </w:r>
      <w:r w:rsidDel="00000000" w:rsidR="00000000" w:rsidRPr="00000000">
        <w:rPr>
          <w:rFonts w:ascii="Times New Roman" w:cs="Times New Roman" w:eastAsia="Times New Roman" w:hAnsi="Times New Roman"/>
          <w:sz w:val="24"/>
          <w:szCs w:val="24"/>
          <w:highlight w:val="white"/>
          <w:rtl w:val="0"/>
        </w:rPr>
        <w:t xml:space="preserve"> днів, осіб щодо визначення їх придатності до військової служби  згідно з  НПА.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C">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Забезпечення проведення лабораторних досліджень, визначених специфікаціями, включно з необхідністю направлення на додаткові лабораторні обстеження, що визначаються з урахуванням необхідності отримання повної та об’єктивної інформації про стан здоров’я людини, та не можуть становити більше 14 днів, у ЗОЗ або на умовах оренди, підряду та інших умов користування відповідного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D">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Забезпечення проведення інструментальних досліджень,  визначених специфікаціями, включно з необхідністю направлення на додаткові методи дослідження, що визначаються з урахуванням необхідності отримання повної та об’єктивної інформації про стан здоров’я людини, та не можуть становити більше 14 днів, у ЗОЗ або на умовах оренди, підряду та інших умов  користування відповідного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E">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Забезпечення направлення осіб за наявності показань в інші структурні підрозділи ЗОЗ або інші ЗОЗ для проведення необхідних інших консультувань та обстежень, а також для надання спеціалізованої медичної допомоги у разі потреби.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BF">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     Забезпечення направлення особи у разі потреби на проведення профілактичних щеплень відповідно до календаря профілактичних щеплень.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0">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 Забезпечення направлення на консультацію до лікаря нарколога та/або стаціонарне обстеження лікарями закладів охорони здоровʼя комунальної або державної форми власності, які залучаються для проведення медичного огляду, з метою встановлення ступеня залежності у разі, якщо під час медичного огляду були виявлені ознаки розладів психіки та поведінки внаслідок вживання психоактивних речовин відповідно до діагностичних критеріїв, передбачених галузевими стандартами у сфері охорони здоровʼя.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1">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     Забезпечення оформлення проєктів довідок та формування медичних висновків.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2">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  Забезпечення взаємодії з іншими ЗОЗ/диспансерами для отримання інформації про стан здоров'я осіб, зокрема, що стосується чутливих даних.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3">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  Забезпечення взаємодії із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4">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  Наявність окремих необхідних приміщень для функціонування ВЛК.</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5">
      <w:pPr>
        <w:keepLines w:val="1"/>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кількості спеціалістів та фахівців, які працюють на посадах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6">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За місцем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7">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лікар-терапевт - щонайменше 1 особа;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8">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лікар-хірург - щонайменше 1 особа;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9">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лікар-невропатолог - щонайменше 1 особа;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A">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лікар-офтальмолог - щонайменше 1 особа;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B">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лікар-оториноларинголог - щонайменше 1 особа;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C">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      лікар-психіатр - щонайменше 1 особа;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D">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   сестра медична</w:t>
      </w:r>
      <w:sdt>
        <w:sdtPr>
          <w:id w:val="-161551550"/>
          <w:tag w:val="goog_rdk_329"/>
        </w:sdtPr>
        <w:sdtContent>
          <w:ins w:author="Julia" w:id="162" w:date="2026-05-18T14:27:41Z">
            <w:r w:rsidDel="00000000" w:rsidR="00000000" w:rsidRPr="00000000">
              <w:rPr>
                <w:rFonts w:ascii="Times New Roman" w:cs="Times New Roman" w:eastAsia="Times New Roman" w:hAnsi="Times New Roman"/>
                <w:sz w:val="24"/>
                <w:szCs w:val="24"/>
                <w:highlight w:val="white"/>
                <w:rtl w:val="0"/>
              </w:rPr>
              <w:t xml:space="preserve">/</w:t>
            </w:r>
          </w:ins>
        </w:sdtContent>
      </w:sdt>
      <w:sdt>
        <w:sdtPr>
          <w:id w:val="-1786334104"/>
          <w:tag w:val="goog_rdk_330"/>
        </w:sdtPr>
        <w:sdtContent>
          <w:del w:author="Julia" w:id="162" w:date="2026-05-18T14:27:41Z">
            <w:r w:rsidDel="00000000" w:rsidR="00000000" w:rsidRPr="00000000">
              <w:rPr>
                <w:rFonts w:ascii="Times New Roman" w:cs="Times New Roman" w:eastAsia="Times New Roman" w:hAnsi="Times New Roman"/>
                <w:sz w:val="24"/>
                <w:szCs w:val="24"/>
                <w:highlight w:val="white"/>
                <w:rtl w:val="0"/>
              </w:rPr>
              <w:delText xml:space="preserve"> (</w:delText>
            </w:r>
          </w:del>
        </w:sdtContent>
      </w:sdt>
      <w:r w:rsidDel="00000000" w:rsidR="00000000" w:rsidRPr="00000000">
        <w:rPr>
          <w:rFonts w:ascii="Times New Roman" w:cs="Times New Roman" w:eastAsia="Times New Roman" w:hAnsi="Times New Roman"/>
          <w:sz w:val="24"/>
          <w:szCs w:val="24"/>
          <w:highlight w:val="white"/>
          <w:rtl w:val="0"/>
        </w:rPr>
        <w:t xml:space="preserve">брат медичний</w:t>
      </w:r>
      <w:sdt>
        <w:sdtPr>
          <w:id w:val="-506870733"/>
          <w:tag w:val="goog_rdk_331"/>
        </w:sdtPr>
        <w:sdtContent>
          <w:del w:author="Julia" w:id="163" w:date="2026-05-18T14:27:46Z">
            <w:r w:rsidDel="00000000" w:rsidR="00000000" w:rsidRPr="00000000">
              <w:rPr>
                <w:rFonts w:ascii="Times New Roman" w:cs="Times New Roman" w:eastAsia="Times New Roman" w:hAnsi="Times New Roman"/>
                <w:sz w:val="24"/>
                <w:szCs w:val="24"/>
                <w:highlight w:val="white"/>
                <w:rtl w:val="0"/>
              </w:rPr>
              <w:delText xml:space="preserve">)</w:delText>
            </w:r>
          </w:del>
        </w:sdtContent>
      </w:sdt>
      <w:r w:rsidDel="00000000" w:rsidR="00000000" w:rsidRPr="00000000">
        <w:rPr>
          <w:rFonts w:ascii="Times New Roman" w:cs="Times New Roman" w:eastAsia="Times New Roman" w:hAnsi="Times New Roman"/>
          <w:sz w:val="24"/>
          <w:szCs w:val="24"/>
          <w:highlight w:val="white"/>
          <w:rtl w:val="0"/>
        </w:rPr>
        <w:t xml:space="preserve"> - щонайменше 2 особи.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E">
      <w:pPr>
        <w:keepLines w:val="1"/>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CF">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За місцем надання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0">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система рентгенівська діагностична (крім ВЛК що працюють цілодобово на базі Територіального  центру комплектування та соціальної підтримки);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1">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система ультразвукової візуалізації (крім ВЛК що працюють цілодобово на базі Територіального  центру комплектування та соціальної підтримки);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2">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3">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ваги медичні для дорослих;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4">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тонометр;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5">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      ростомір;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6">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     спірометр;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7">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     таблиця для перевірки гостроти зору;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8">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офтальмоскоп;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9">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       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A">
      <w:pPr>
        <w:keepLines w:val="1"/>
        <w:shd w:fill="ffffff" w:val="clear"/>
        <w:spacing w:after="0" w:before="240" w:line="276" w:lineRule="auto"/>
        <w:ind w:firstLine="36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B">
      <w:pPr>
        <w:keepLines w:val="1"/>
        <w:shd w:fill="ffffff" w:val="clear"/>
        <w:spacing w:after="0" w:before="240" w:line="276" w:lineRule="auto"/>
        <w:ind w:firstLine="36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Інші вимоги: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C">
      <w:pPr>
        <w:keepLines w:val="1"/>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Наявність ліцензії на провадження господарської діяльності з медичної практики.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D">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2.     Наявність ЗОЗ в переліку, визначеному Радою міністрів Автономної Республіки Крим, обласними, Київською та Севастопольською міськими державними/військовими адміністраціями.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DE">
      <w:pPr>
        <w:shd w:fill="ffffff" w:val="clea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