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0">
      <w:pPr>
        <w:pStyle w:val="Heading1"/>
        <w:shd w:fill="ffffff" w:val="clear"/>
        <w:spacing w:after="0" w:before="360" w:line="276" w:lineRule="auto"/>
        <w:jc w:val="center"/>
        <w:rPr>
          <w:rFonts w:ascii="Times New Roman" w:cs="Times New Roman" w:eastAsia="Times New Roman" w:hAnsi="Times New Roman"/>
          <w:sz w:val="24"/>
          <w:szCs w:val="24"/>
        </w:rPr>
      </w:pPr>
      <w:bookmarkStart w:colFirst="0" w:colLast="0" w:name="_heading=h.dmhp56akbakx" w:id="58"/>
      <w:bookmarkEnd w:id="58"/>
      <w:r w:rsidDel="00000000" w:rsidR="00000000" w:rsidRPr="00000000">
        <w:rPr>
          <w:rFonts w:ascii="Times New Roman" w:cs="Times New Roman" w:eastAsia="Times New Roman" w:hAnsi="Times New Roman"/>
          <w:sz w:val="24"/>
          <w:szCs w:val="24"/>
          <w:rtl w:val="0"/>
        </w:rPr>
        <w:t xml:space="preserve">53. РЕАБІЛІТАЦІЙНА ДОПОМОГА ДОРОСЛИМ І ДІТЯМ У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1">
      <w:pPr>
        <w:shd w:fill="ffffff" w:val="clea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2">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первинного, етапних, заключного реабілітаційного обстеження лікарем фізичної та реабілітаційної медицини, іншими спеціалістами (у разі потреби) та фахівцями з реабілітації – членами мультидисциплінарної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3">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Встановлення реабілітаційного діагнозу, складання індивідуального реабілітаційного плану та програм терапій  фахівцями з реабілітації – членами мультидисциплінарної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4">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Здійснення моніторингу клінічного стану пацієнта/пацієнтки, поточного контролю за виконанням індивідуального реабілітаційного плану та його коригування відповідно до отриманих змін за результатами реабілітаційного обстеження.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5">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Визначення реабілітаційного прогнозу мультидисциплінарною реабілітаційною командою за результатами реабілітаційного обстеження для складання індивідуального реабілітаційного плану пацієнта/пацієнтки та планування подальшого реабілітаційного маршруту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6">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лабораторних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7">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8">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9">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A">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необхідних інструментальних обстежень.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B">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Консультування пацієнта/пацієнтки лікарями інших спеціальностей.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C">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Надання реабілітаційної допомоги пацієнту/пацієнтці, який/яка потребує реабілітації в стаціонарних умовах, упродовж післягострого та довготривалого реабілітаційних періодів відповідно до складеного індивідуального реабілітаційного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D">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цілодобового медсестринського догляду.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E">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Своєчасне знеболення на всіх етапах реабілітації: цілодобовий доступ до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DF">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Переведення за потреби пацієнта/пацієнтки в інші заклади (підрозділи) для надання їм спеціалізованої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0">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Організація навчання пацієнта/пацієнтки/родини/доглядачів особливостям догляду, запобіганню можливих ускладнень та дотриманню рекомендацій на всіх етапах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1">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Оформлення довідок, формування медичних висновків про тимчасову непрацездатність, про необхідність забезпечення допоміжними засобами реабілітації та направлень на медико-соціальну експертну комісію та/або лікарсько-консультативну комісію.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2">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харчуванням та (у разі потреби) харчовими продуктами для спеціальних медичних цілей.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3">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надання реабілітаційної допомоги засобами телемедицини відповідно до вимог чинного законодавства.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4">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6">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обсягу реабілітаційної допомоги пацієнту/пацієнтці в післягострому періоді,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7">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Надання реабілітаційної допомоги високого обсягу (три та більше годин) пацієнту/пацієнтці, який/яка потребує реабілітації, впродовж післягострого періоду відповідно до складеного індивідуального реабілітаційного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8">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лабораторних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9">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креатинін, сечовина, С-реактивний білок та 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A">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B">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Проведення інструментальних обстежень у закладі,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C">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ультразвукові дослідження, зокрема, із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D">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електрофізіологічні дослідження (електронейроміографія);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E">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E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1">
      <w:pPr>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РЕАБІЛІТАЦІЙНА ДОПОМОГА ДОРОСЛИМ І ДІТЯМ У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2">
      <w:pPr>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4">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направлення лікуючого лікаря, зокрема, лікаря фізичної та реабілітаційної медицини;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переведення з іншого закладу/клінічного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8">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9">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проведення первинного, етапних, заключного реабілітаційних обстежень лікарем фізичної та реабілітаційної медицини, іншими спеціалістами (у разі потреби) та фахівцями з реабілітації – членами мультидисциплінарної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A">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складання індивідуального реабілітаційного плану та програм терапій  фахівцями з реабілітації – членами мультидисциплінарної реабілітаційної команди та здійснення контролю за їх виконанням.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B">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У разі потреби пацієнта в первинному протезуванні та ортезуванні до складу мультидисциплінарної реабілітаційної команди долучається протезист-ортезист, який працює в реабілітаційному закладі, реабілітаційному відділенні, підрозділі закладу охорони здоров’я, або надає реабілітаційну допомогу на підставі укладеного договору між реабілітаційним закладом, що має у своєму штаті таких фахівців, та закладом охорони здоров’я, в якому розміщується відповідне реабілітаційне відділення, підрозділ.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C">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досліджень, визначених у специфікаціях, у закладі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D">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проведення інструментальних досліджень, визначених у специфікаціях, у закладі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E">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консультування пацієнтів іншими спеціалістами та фахівцями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FF">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Надання реабілітаційної допомоги високого обсягу (три та більше годин реабілітації на добу) пацієнтам, які потребують реабілітації в стаціонарних умовах, упродовж післягострого та довготривалого реабілітаційних періодів відповідно до складеного індивідуального реабілітаційного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0">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підбору, налаштування та навчання користуванню допоміжними засобами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1">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Забезпечення дотримання реабілітаційного маршруту пацієнтів, які потребують реабілітаційної допомоги, відповідно до галузевих стандартів, видача електронного направлення на подальший цикл реабілітації (у разі потреби) після завершення поточного циклу реабілітаційної допомоги, що надавався в стаціонарних умовах, та обов’язкове інформування пацієнтів про можливі маршрути.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2">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переведення за потреби пацієнтів в інші заклади (підрозділи) для надання їм спеціалізованої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3">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цілодобового медсестринського догляду.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4">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Оцінювання болю та своєчасне знеболення ненаркотичними знеболювальними препаратами пацієнтів за наявності показань на всіх етапах надання їм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5">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Інформування пацієнтів та/або законного представника щодо можливостей профілактики, лікування та реабілітації, залучення пацієнтів до ухвалення рішень щодо їх здоров'я, узгодження індивідуального реабілітаційного плану з пацієнтами відповідно до їх очікувань та можливостей.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6">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регулярних зборів (щонайменше щотижня) мультидисциплінарної реабілітаційної команди, на яких за результатами реабілітаційного обстеження пацієнтів фахівцями з реабілітації розробляється, затверджується або змінюється індивідуальний реабілітаційний план, оцінюється виконання плану і здійснюється його коригування.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7">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роботи соціального працівника у складі мультидисциплінарної реабілітаційної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8">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взаємодії з нереабілітаційними відділеннями та підрозділами закладу, окремими медичними працівниками, які надають медичну допомогу в закладі, з метою надання консультативної та методологічної підтримки з питань обмежень повсякденного функціонування/життєдіяльності пацієнтів та з питань надання їм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9">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консультативної та методологічної підтримки пацієнтів, які потребують реабілітації, членів їх сімей, інших осіб, які здійснюють догляд, з питань обмежень повсякденного функціонування/життєдіяльності та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A">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взаємодії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B">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C">
      <w:pPr>
        <w:shd w:fill="ffffff" w:val="clear"/>
        <w:spacing w:after="0" w:before="240" w:line="276"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безперервного професійного розвитку</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спеціалістів та</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фахівців з реабілітації згідно із законодавством.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D">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Здійснення постійного контролю ефективності наданої реабілітаційної допомоги та застосування допоміжних засобів реабілітації шляхом збору, обробки, аналізу, зберігання та передачі інформації, яку внесено до медичних записів індивідуального реабілітаційного плану особи, яка потребує реабілітації, та медичної інформаційної системи закладу.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E">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0F">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0">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та реабілітаційної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1">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2">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3">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4">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5">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зокрема засобами телемедицини відповідно до вимог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6">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7">
      <w:pPr>
        <w:shd w:fill="ffffff" w:val="clear"/>
        <w:spacing w:after="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9">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Забезпечення (за потреби) догляду та/або лікування за післяопераційними ранами, куксами в закладі.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Забезпечення проведення інструментальних досліджень, визначених у додаткових вимогах специфікації, у закладі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Забезпечення проведення лабораторних досліджень, визначених у додаткових вимогах специфікації, у закладі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Забезпечення надання реабілітаційної допомоги високого обсягу (три та більше годин) пацієнтам, які потребують реабілітації, протягом післягострого періоду відповідно до складеного індивідуального реабілітаційного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Забезпечення цілодобового лікарського та медсестринського догляду.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1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0">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стаціонарного відділення для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стаціонарного реабілітаційного відділення для надання реабілітаційної допомоги - щонайменше 20 реабілітаційних ліжок.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Наявність кабінету асистивних технологій.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Наявність приміщень для проведення фізичної терапії – зал (зали) фізичної терапії та кабінет (кабінети) для надання індивідуальної реабілітаційної допомоги з фізичної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Наявність приміщень для проведення ерготерапії – зал ерготерапії та кабінет (кабінети) для надання індивідуальної реабілітаційної допомоги з ерготерапії.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Наявність кабінету для надання індивідуальної реабілітаційної допомоги з терапії мови та мовлення.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Наявність кабінету для надання психологічної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Наявність приміщення для забезпечення організації загальної середньої освіти (у разі надання реабілітаційної допомоги особам віком до 18 років, які потребують реабілітації, та дітям з інвалідністю).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Наявність просторого туалету та душу, обладнаного для осіб, які користуються кріслами колісними, достатньо просторого для одночасного перебування пацієнта та фахівця з реабілітації, який надає реабілітаційну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Наявність облаштованого робочого місця для соціального працівника.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B">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стаціонарного відділення для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Забезпечення проведення ультразвукових та електрофізіологічних (електронейроміографія) методів дослідження в реабілітації в закладі за місцем надання реабілітаційної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приміщення, простору або території для навчання навичкам користування кріслом колісним.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2F">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у сфері охорони здоров’я,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 </w:t>
      </w:r>
      <w:sdt>
        <w:sdtPr>
          <w:id w:val="-494569667"/>
          <w:tag w:val="goog_rdk_314"/>
        </w:sdtPr>
        <w:sdtContent>
          <w:del w:author="Julia" w:id="152" w:date="2026-05-18T14:13:50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 щонайменше 2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Лікар-психолог та/або лікар-психотерапевт, та/або психотерапевт, та/або клінічний психолог, та/або психолог – щонайменше 2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Фізичний терапевт – щонайменше 3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Ерготерапевт – щонайменше 2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Асистент фізичного терапевта та/або фізичний терапевт – щонайменше 2 особи, які працюють за основним місцем роботи в цьому ЗОЗ, загальна кількість асистентів фізичного терапевта  не може бути більшою загальної кількості фізичних терапевтів.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Асистент ерготерапевта та/або ерготерапевт - щонайменше 2 особи, які працюють за основним місцем роботи в цьому ЗОЗ, загальна кількість асистентів </w:t>
      </w:r>
      <w:r w:rsidDel="00000000" w:rsidR="00000000" w:rsidRPr="00000000">
        <w:rPr>
          <w:rFonts w:ascii="Times New Roman" w:cs="Times New Roman" w:eastAsia="Times New Roman" w:hAnsi="Times New Roman"/>
          <w:sz w:val="24"/>
          <w:szCs w:val="24"/>
          <w:rtl w:val="0"/>
        </w:rPr>
        <w:t xml:space="preserve">ерготерапевта</w:t>
      </w:r>
      <w:r w:rsidDel="00000000" w:rsidR="00000000" w:rsidRPr="00000000">
        <w:rPr>
          <w:rFonts w:ascii="Times New Roman" w:cs="Times New Roman" w:eastAsia="Times New Roman" w:hAnsi="Times New Roman"/>
          <w:sz w:val="24"/>
          <w:szCs w:val="24"/>
          <w:rtl w:val="0"/>
        </w:rPr>
        <w:t xml:space="preserve">  не може бути більшою загальної кількості ерготерапевтів.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Терапевт мови та мовлення та/або логопед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Сестра медична</w:t>
      </w:r>
      <w:sdt>
        <w:sdtPr>
          <w:id w:val="1357580071"/>
          <w:tag w:val="goog_rdk_315"/>
        </w:sdtPr>
        <w:sdtContent>
          <w:ins w:author="Julia" w:id="153" w:date="2026-05-18T14:14:21Z">
            <w:r w:rsidDel="00000000" w:rsidR="00000000" w:rsidRPr="00000000">
              <w:rPr>
                <w:rFonts w:ascii="Times New Roman" w:cs="Times New Roman" w:eastAsia="Times New Roman" w:hAnsi="Times New Roman"/>
                <w:sz w:val="24"/>
                <w:szCs w:val="24"/>
                <w:rtl w:val="0"/>
              </w:rPr>
              <w:t xml:space="preserve">/</w:t>
            </w:r>
          </w:ins>
        </w:sdtContent>
      </w:sdt>
      <w:sdt>
        <w:sdtPr>
          <w:id w:val="1869912169"/>
          <w:tag w:val="goog_rdk_316"/>
        </w:sdtPr>
        <w:sdtContent>
          <w:del w:author="Julia" w:id="153" w:date="2026-05-18T14:14:21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214192811"/>
          <w:tag w:val="goog_rdk_317"/>
        </w:sdtPr>
        <w:sdtContent>
          <w:del w:author="Julia" w:id="154" w:date="2026-05-18T14:14:2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та/або сестра медична</w:t>
      </w:r>
      <w:sdt>
        <w:sdtPr>
          <w:id w:val="930522991"/>
          <w:tag w:val="goog_rdk_318"/>
        </w:sdtPr>
        <w:sdtContent>
          <w:ins w:author="Julia" w:id="155" w:date="2026-05-18T14:14:27Z">
            <w:r w:rsidDel="00000000" w:rsidR="00000000" w:rsidRPr="00000000">
              <w:rPr>
                <w:rFonts w:ascii="Times New Roman" w:cs="Times New Roman" w:eastAsia="Times New Roman" w:hAnsi="Times New Roman"/>
                <w:sz w:val="24"/>
                <w:szCs w:val="24"/>
                <w:rtl w:val="0"/>
              </w:rPr>
              <w:t xml:space="preserve">/</w:t>
            </w:r>
          </w:ins>
        </w:sdtContent>
      </w:sdt>
      <w:sdt>
        <w:sdtPr>
          <w:id w:val="1075272791"/>
          <w:tag w:val="goog_rdk_319"/>
        </w:sdtPr>
        <w:sdtContent>
          <w:del w:author="Julia" w:id="155" w:date="2026-05-18T14:14:27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055297829"/>
          <w:tag w:val="goog_rdk_320"/>
        </w:sdtPr>
        <w:sdtContent>
          <w:del w:author="Julia" w:id="156" w:date="2026-05-18T14:14:39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з реабілітації – щонайменше 8 осіб,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(ОДНА АДМІНІСТРАТИВНА ОДИНИЦЯ):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Лікар-ортопед-травматолог та/або лікар-ортопед-травматолог дитячий – щонайменше 1 особа із зазначеного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Лікар-невропатолог та/або лікар-невролог дитячий – щонайменше 1 особа із зазначеного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Лікар-педіатр – щонайменше 2 особи, які працюють за основним місцем роботи в цьому ЗОЗ або за сумісництвом </w:t>
      </w:r>
      <w:r w:rsidDel="00000000" w:rsidR="00000000" w:rsidRPr="00000000">
        <w:rPr>
          <w:rFonts w:ascii="Times New Roman" w:cs="Times New Roman" w:eastAsia="Times New Roman" w:hAnsi="Times New Roman"/>
          <w:sz w:val="24"/>
          <w:szCs w:val="24"/>
          <w:highlight w:val="white"/>
          <w:rtl w:val="0"/>
        </w:rPr>
        <w:t xml:space="preserve">(для ЗОЗ, які надають реабілітаційну допомогу дітям від трьох років)</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3F">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0">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1.За місцем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1">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відповідність Вимогам до спеціалістів та кількості фахівців у сфері охорони здоров’я, які працюють на посадах за місцем надання послуг (основні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 з ультразвукової діагностики – щонайменше 1 особа додатково до основного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Лікар-психіатр та/або лікар-психіатр дитячий – щонайменше 1 особа додатково до основного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Лікар-педіатр – щонайменше 1 особа додатково до основного переліку, яка працює за основним місцем роботи (для ЗОЗ, які надають реабілітаційну допомогу дітям від трьох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8">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відповідно до напряму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10 л/хв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протипролежневі матраци – щонайменше 6 (у разі надання реабілітаційної допомоги дітям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4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функціональне ліжко – щонайменше 20 (у разі надання реабілітаційної допомоги дітям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пристрій для підняття пацієнтів у ліжку –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протипролежневі подушки – щонайменше 6 (у разі надання реабілітаційної допомоги дітям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w:t>
        <w:tab/>
        <w:t xml:space="preserve">система моніторингу фізіологічних показників одного пацієнта (неінвазивний АТ, ЧСС, ЕКГ, SpO2, t)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w:t>
        <w:tab/>
        <w:t xml:space="preserve">крісло для душа – щонайменше 3 (у разі відсутності обладнаної душової кімнати);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tab/>
        <w:t xml:space="preserve">тонометр та/або тонометр педіатричний з манжетками для дітей різного віку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tab/>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tab/>
        <w:t xml:space="preserve">широка кушетка з регуляцією по висоті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t>
        <w:tab/>
        <w:t xml:space="preserve">допоміжні засоби реабілітації для забезпечення мобільності різного типу і розміру відповідно з розподілом для дорослих та дітей – крісла колісні, палиці, милиці, ходунки; засоби альтернативної комунікації (комунікативні дошки, книги, пристрої);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w:t>
        <w:tab/>
        <w:t xml:space="preserve">стандартизовані тести та нестандартизовані набори для проведення терапевтичного оцінювання;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стілець-туалет – щонайменше 6 (у разі відсутності обладнаної санітарної кімнати у кожній палаті);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w:t>
        <w:tab/>
        <w:t xml:space="preserve">ортези, бандажі, слінги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w:t>
        <w:tab/>
        <w:t xml:space="preserve">засоби для позиціонування різних форм та розмірів;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5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tab/>
        <w:t xml:space="preserve">обладнання, матеріали та засоби для відновлення участі в активностях повсякденного життя, включаючи відновлення когнітивних функцій (зокрема, допоміжне обладнання)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w:t>
        <w:tab/>
        <w:t xml:space="preserve">м’ячі (фітболи) різного розміру і форми;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w:t>
        <w:tab/>
        <w:t xml:space="preserve">степ-платформи;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w:t>
        <w:tab/>
        <w:t xml:space="preserve">велотренажер;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w:t>
        <w:tab/>
        <w:t xml:space="preserve">обладнання для функціональної електростимуляції при наданні реабілітації дорослому населенню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   шведська стінка;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  механічний та/або автоматичний ротор для тренування верхніх та нижніх кінцівок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  реабілітаційна бігова доріжка;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   багатофункціональний комплекс реабілітації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    </w:t>
        <w:tab/>
        <w:t xml:space="preserve">модуль активної реабілітації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gg.  комплект гумових джгутів, гантелі, обтяжувачі, терапевтичні еластичні стрічки, терапевтичний пластилін;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A">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  реабілітаційні пояси для страхування пацієнтів під час ходьби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обладнання для оцінювання та відновлення сенсорних та рухових функцій верхньої кінцівки (зокрема, гоніометри, динамометри, пінчметри, комплекти обтяжувачів на руки різної ваги, комплекти кілець, конусів, прищіпок, терапевтичний пластилін, еспандери, еластичні стрічки тощо)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jj.     </w:t>
        <w:tab/>
        <w:t xml:space="preserve">допоміжне обладнання для дотягування та хапання, одягання/роздягання та адаптивний одяг;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kk.  матеріали та засоби для відновлення і розвитку ігрових, соціальних навичок та навичок самообслуговування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     </w:t>
        <w:tab/>
        <w:t xml:space="preserve">вертикалізатори різних типів та розмірів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6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  адаптивні засоби та матеріали для розвитку навичок ковтання, годування та приготування їжі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поручні реабілітаційні вздовж залу та/або бруси реабілітаційні у залі фізичної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бруси реабілітаційні з перешкодами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  напівсфера балансувальна на платформі – щонайменше 2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qq.  подушка балансир – щонайменше 2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    </w:t>
        <w:tab/>
        <w:t xml:space="preserve">тренажер для збільшення сили та об’єму рухів у суглобах кінцівок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5">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   обладнання, іграшки та/або матеріали для сенсорної стимуляції та розвитку рухових навичок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     </w:t>
        <w:tab/>
        <w:t xml:space="preserve">настінне дзеркало та/або мобільне дзеркало на коліщатках (для закладів, які надають реабілітаційну допомогу за напрямами нейро- та/або ортореабілітації);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  меблі та матеріали у залі ерготерапії чи іншому доступному приміщенні, що симулюють облаштування житлового помешкання для відновлення участі в активностях повсякденного життя (шафи, стіл, стілець, комп’ютер, телефон, дошка для прасування, праска, великий настінний годинник, календар, книги, газети, журнали тощо) (для закладів, які надають реабілітаційну допомогу за напрямом нейрореабілітації);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8">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vv.  кухня та кухонні матеріали для відновлення участі в інструментальній активності повсякденного життя (мийка, плита, мікрохвильова піч, холодильник, набір ерготерапевтичного посуду, чайник електричний) (для закладів, які надають реабілітаційну допомогу за напрямом нейрореабілітації).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9">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A">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B">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За місцем надання медичних послуг відповідно до напряму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C">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пристрій для підняття пацієнтів у ліжку – щонайменше 1 додатково до основного переліку на кожні 20 додаткових ліжок;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D">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механічний та/або автоматичний ротор для тренування верхніх та нижніх кінцівок для лежачих хворих на кожні 10 додаткових ліжок;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E">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механічний та/або автоматичний ротор для тренування гомілковостопних та колінних суглобів на кожні 10 додаткових ліжок;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7F">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механічний та/або автоматичний ротор для тренування променево-зап’ясткових та ліктьових суглобів на кожні 10 додаткових ліжок.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0">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1">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2">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система ультразвукової візуалізації з можливістю проведення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3">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електроміограф для електрофізіологічних  методів дослідження в реабілітації.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5">
      <w:pPr>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6">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ліцензії на провадження господарської діяльності з медичної практики за спеціальністю фізична та реабілітаційна медицина.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7">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Будівля, що відповідає вимогам ДБН В.2.2-40:2018 «Інклюзивність будівель і споруд».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E88">
      <w:pPr>
        <w:pBdr>
          <w:top w:space="0" w:sz="0" w:val="nil"/>
          <w:left w:space="0" w:sz="0" w:val="nil"/>
          <w:bottom w:space="0" w:sz="0" w:val="nil"/>
          <w:right w:space="0" w:sz="0" w:val="nil"/>
          <w:between w:space="0" w:sz="0" w:val="nil"/>
        </w:pBdr>
        <w:shd w:fill="ffffff" w:val="clear"/>
        <w:spacing w:after="0" w:before="360" w:line="276" w:lineRule="auto"/>
        <w:jc w:val="center"/>
        <w:rPr>
          <w:rFonts w:ascii="Times New Roman" w:cs="Times New Roman" w:eastAsia="Times New Roman" w:hAnsi="Times New Roman"/>
          <w:b w:val="1"/>
          <w:bCs w:val="1"/>
          <w:color w:val="000000"/>
          <w:sz w:val="24"/>
          <w:szCs w:val="24"/>
        </w:rPr>
      </w:pPr>
      <w:bookmarkStart w:colFirst="0" w:colLast="0" w:name="_heading=h.bwbcsi211wk" w:id="59"/>
      <w:bookmarkEnd w:id="59"/>
      <w:r w:rsidDel="00000000" w:rsidR="00000000" w:rsidRPr="00000000">
        <w:rPr>
          <w:rFonts w:ascii="Times New Roman" w:cs="Times New Roman" w:eastAsia="Times New Roman" w:hAnsi="Times New Roman"/>
          <w:b w:val="1"/>
          <w:bCs w:val="1"/>
          <w:color w:val="000000"/>
          <w:sz w:val="24"/>
          <w:szCs w:val="24"/>
          <w:rtl w:val="0"/>
        </w:rPr>
        <w:t xml:space="preserve"> </w:t>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