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xmlns:w="http://schemas.openxmlformats.org/wordprocessingml/2006/main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w:rsidR="00000000" w:rsidDel="00000000" w:rsidP="00000000" w:rsidRDefault="00000000" w:rsidRPr="00000000" w14:paraId="00001F35">
      <w:pPr>
        <w:pStyle w:val="Heading1"/>
        <w:shd w:fill="ffffff" w:val="clear"/>
        <w:spacing w:after="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6wyfyt4bp99" w:id="63"/>
      <w:bookmarkEnd w:id="6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55. СЕКЦІЙНЕ ДОСЛІДЖЕННЯ</w:t>
      </w:r>
    </w:p>
    <w:p xmlns:w="http://schemas.openxmlformats.org/wordprocessingml/2006/main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w:rsidR="00000000" w:rsidDel="00000000" w:rsidP="00000000" w:rsidRDefault="00000000" w:rsidRPr="00000000" w14:paraId="00001F36">
      <w:pPr>
        <w:keepLines w:val="1"/>
        <w:shd w:fill="ffffff" w:val="clear"/>
        <w:spacing w:after="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Обсяг медичних послуг, який надавач зобов’язується надавати за договором (специфікація)</w:t>
      </w:r>
    </w:p>
    <w:p xmlns:w="http://schemas.openxmlformats.org/wordprocessingml/2006/main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w:rsidR="00000000" w:rsidDel="00000000" w:rsidP="00000000" w:rsidRDefault="00000000" w:rsidRPr="00000000" w14:paraId="00001F37">
      <w:pPr>
        <w:keepLines w:val="1"/>
        <w:shd w:fill="ffffff" w:val="clear"/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xmlns:w="http://schemas.openxmlformats.org/wordprocessingml/2006/main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w:rsidR="00000000" w:rsidDel="00000000" w:rsidP="00000000" w:rsidRDefault="00000000" w:rsidRPr="00000000" w14:paraId="00001F38">
      <w:pPr>
        <w:keepLines w:val="1"/>
        <w:shd w:fill="ffffff" w:val="clear"/>
        <w:spacing w:after="0" w:line="24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    Проведення патологоанатомічних розтинів тіл померлих, мертвонароджених та плодів від пізніх викиднів (без ознак насильницької смерті, та без підозри на насильницьку смерть) у закладах охорони здоров’я (ЗОЗ) методом посмертного патологоанатомічного дослідження внутрішніх органів і тканин померлого.</w:t>
      </w:r>
    </w:p>
    <w:p xmlns:w="http://schemas.openxmlformats.org/wordprocessingml/2006/main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w:rsidR="00000000" w:rsidDel="00000000" w:rsidP="00000000" w:rsidRDefault="00000000" w:rsidRPr="00000000" w14:paraId="00001F39">
      <w:pPr>
        <w:keepLines w:val="1"/>
        <w:shd w:fill="ffffff" w:val="clear"/>
        <w:spacing w:after="0" w:line="24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 Організація проведення дослідження секційного матеріалу (аутопсійний матеріал), взятого під час розтину з обов’язковим проведенням гістологічного дослідження.</w:t>
      </w:r>
    </w:p>
    <w:p xmlns:w="http://schemas.openxmlformats.org/wordprocessingml/2006/main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w:rsidR="00000000" w:rsidDel="00000000" w:rsidP="00000000" w:rsidRDefault="00000000" w:rsidRPr="00000000" w14:paraId="00001F3A">
      <w:pPr>
        <w:keepLines w:val="1"/>
        <w:shd w:fill="ffffff" w:val="clear"/>
        <w:spacing w:after="0" w:line="24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    Дотримання належного ставлення тіла померлого, збереження його анатомічної форми та забезпечення конфіденційності інформації про померлого.</w:t>
      </w:r>
    </w:p>
    <w:p xmlns:w="http://schemas.openxmlformats.org/wordprocessingml/2006/main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w:rsidR="00000000" w:rsidDel="00000000" w:rsidP="00000000" w:rsidRDefault="00000000" w:rsidRPr="00000000" w14:paraId="00001F3B">
      <w:pPr>
        <w:keepLines w:val="1"/>
        <w:shd w:fill="ffffff" w:val="clear"/>
        <w:spacing w:after="0" w:line="24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Встановлення паталогоанатомічного діагнозу та складанням клініко-патологоанатомічного епікризу з виділенням безпосередньої причини та механізмів смерті, порівнянням заключного клінічного та патологоанатомічного діагнозів за результатами розтину, патологогістологічного і іншого дослідження секційного матеріалу.</w:t>
      </w:r>
    </w:p>
    <w:p xmlns:w="http://schemas.openxmlformats.org/wordprocessingml/2006/main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w:rsidR="00000000" w:rsidDel="00000000" w:rsidP="00000000" w:rsidRDefault="00000000" w:rsidRPr="00000000" w14:paraId="00001F3C">
      <w:pPr>
        <w:keepLines w:val="1"/>
        <w:shd w:fill="ffffff" w:val="clear"/>
        <w:spacing w:after="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adm7oa9ue0g" w:id="64"/>
      <w:bookmarkEnd w:id="6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     Забезпечення доставки тіла померлого до місця проведення розтину замовником.</w:t>
      </w:r>
    </w:p>
    <w:p xmlns:w="http://schemas.openxmlformats.org/wordprocessingml/2006/main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w:rsidR="00000000" w:rsidDel="00000000" w:rsidP="00000000" w:rsidRDefault="00000000" w:rsidRPr="00000000" w14:paraId="00001F3D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40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93ecc24pnihj" w:id="65"/>
      <w:bookmarkEnd w:id="6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СЕКЦІЙНЕ ДОСЛІДЖЕННЯ </w:t>
      </w:r>
      <w:r w:rsidDel="00000000" w:rsidR="00000000" w:rsidRPr="00000000">
        <w:rPr>
          <w:rtl w:val="0"/>
        </w:rPr>
      </w:r>
    </w:p>
    <w:p xmlns:w="http://schemas.openxmlformats.org/wordprocessingml/2006/main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w:rsidR="00000000" w:rsidDel="00000000" w:rsidP="00000000" w:rsidRDefault="00000000" w:rsidRPr="00000000" w14:paraId="00001F3E">
      <w:pPr>
        <w:keepLines w:val="1"/>
        <w:shd w:fill="ffffff" w:val="clear"/>
        <w:spacing w:after="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Умови закупівлі медичних послуг</w:t>
      </w:r>
    </w:p>
    <w:p xmlns:w="http://schemas.openxmlformats.org/wordprocessingml/2006/main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w:rsidR="00000000" w:rsidDel="00000000" w:rsidP="00000000" w:rsidRDefault="00000000" w:rsidRPr="00000000" w14:paraId="00001F3F">
      <w:pPr>
        <w:keepLines w:val="1"/>
        <w:shd w:fill="ffffff" w:val="clear"/>
        <w:spacing w:after="0" w:before="240" w:line="240" w:lineRule="auto"/>
        <w:ind w:firstLine="2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Умови надання послуги:</w:t>
      </w:r>
    </w:p>
    <w:p xmlns:w="http://schemas.openxmlformats.org/wordprocessingml/2006/main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w:rsidR="00000000" w:rsidDel="00000000" w:rsidP="00000000" w:rsidRDefault="00000000" w:rsidRPr="00000000" w14:paraId="00001F40">
      <w:pPr>
        <w:keepLines w:val="1"/>
        <w:shd w:fill="ffffff" w:val="clear"/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 у випадках смерті у ЗОЗ – направлення закладу на розтин та форми первинної облікової документації: N003/о «Медична карта стаціонарного хворого N __» (із зазначеним заключним клінічним діагнозом, клінічним епікризом, письмової вказівки посадової особи ЗОЗ про направлення на розтин та оригінали матеріалів проведених досліджень) або N 096/о «Історія вагітності та пологів N __»;</w:t>
      </w:r>
    </w:p>
    <w:p xmlns:w="http://schemas.openxmlformats.org/wordprocessingml/2006/main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w:rsidR="00000000" w:rsidDel="00000000" w:rsidP="00000000" w:rsidRDefault="00000000" w:rsidRPr="00000000" w14:paraId="00001F41">
      <w:pPr>
        <w:keepLines w:val="1"/>
        <w:shd w:fill="ffffff" w:val="clear"/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 у випадках смерті за місцем проживання – форми первинної облікової документації N 025/о «Медична карта амбулаторного хворого N __» або N 027/о "Виписка із медичної карти амбулаторного (стаціонарного) хворого" а також копії висновку щодо ненасильницької смерті людини за місцем проживання за формою, яка наведена у додатку до Порядку взаємодії між органами та підрозділами Національної поліції, закладами охорони здоров'я та органами прокуратури України при встановленні факту смерті людини. У патологоанатомічне відділення ЗОЗ (бюро, центр) може бути подана інша первинна медична документація за формами первинної облікової документації, затвердженими наказом Міністерства охорони здоров'я України від 14 лютого 2012 року № 110, зареєстрованими в Міністерстві юстиції України 28 квітня 2012 року за № 661/20974, яка стосується випадку смерті.</w:t>
      </w:r>
    </w:p>
    <w:p xmlns:w="http://schemas.openxmlformats.org/wordprocessingml/2006/main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w:rsidR="00000000" w:rsidDel="00000000" w:rsidP="00000000" w:rsidRDefault="00000000" w:rsidRPr="00000000" w14:paraId="00001F42">
      <w:pPr>
        <w:keepLines w:val="1"/>
        <w:shd w:fill="ffffff" w:val="clear"/>
        <w:spacing w:after="0" w:before="24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</w:p>
    <w:p xmlns:w="http://schemas.openxmlformats.org/wordprocessingml/2006/main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w:rsidR="00000000" w:rsidDel="00000000" w:rsidP="00000000" w:rsidRDefault="00000000" w:rsidRPr="00000000" w14:paraId="00001F43">
      <w:pPr>
        <w:keepLines w:val="1"/>
        <w:shd w:fill="ffffff" w:val="clear"/>
        <w:spacing w:after="0" w:before="240" w:line="240" w:lineRule="auto"/>
        <w:ind w:firstLine="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Підстави надання послуги: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біологічна смерть у ЗОЗ або за місцем проживання.</w:t>
      </w:r>
    </w:p>
    <w:p xmlns:w="http://schemas.openxmlformats.org/wordprocessingml/2006/main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w:rsidR="00000000" w:rsidDel="00000000" w:rsidP="00000000" w:rsidRDefault="00000000" w:rsidRPr="00000000" w14:paraId="00001F44">
      <w:pPr>
        <w:keepLines w:val="1"/>
        <w:shd w:fill="ffffff" w:val="clear"/>
        <w:spacing w:after="0" w:before="24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</w:p>
    <w:p xmlns:w="http://schemas.openxmlformats.org/wordprocessingml/2006/main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w:rsidR="00000000" w:rsidDel="00000000" w:rsidP="00000000" w:rsidRDefault="00000000" w:rsidRPr="00000000" w14:paraId="00001F45">
      <w:pPr>
        <w:keepLines w:val="1"/>
        <w:shd w:fill="ffffff" w:val="clear"/>
        <w:spacing w:after="0" w:before="240" w:line="240" w:lineRule="auto"/>
        <w:ind w:firstLine="2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Вимоги до організації надання послуги:</w:t>
      </w:r>
    </w:p>
    <w:p xmlns:w="http://schemas.openxmlformats.org/wordprocessingml/2006/main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w:rsidR="00000000" w:rsidDel="00000000" w:rsidP="00000000" w:rsidRDefault="00000000" w:rsidRPr="00000000" w14:paraId="00001F46">
      <w:pPr>
        <w:keepLines w:val="1"/>
        <w:shd w:fill="ffffff" w:val="clear"/>
        <w:spacing w:after="0" w:line="24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    Наявність секційного залу (приміщення) патологоанатомічного відділення ЗОЗ (бюро, центру) з оснащеним місцем проведення патологоанатомічного розтину, відповідно до галузевих стандартів у сфері охорони здоров’я.</w:t>
      </w:r>
    </w:p>
    <w:p xmlns:w="http://schemas.openxmlformats.org/wordprocessingml/2006/main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w:rsidR="00000000" w:rsidDel="00000000" w:rsidP="00000000" w:rsidRDefault="00000000" w:rsidRPr="00000000" w14:paraId="00001F47">
      <w:pPr>
        <w:keepLines w:val="1"/>
        <w:shd w:fill="ffffff" w:val="clear"/>
        <w:spacing w:after="0" w:line="24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    Наявність умов зберігання тіл у патологоанатомічних відділеннях ЗОЗ (бюро, центрі) за умов, що запобігають гниттю, впродовж не менше ніж 3 доби.</w:t>
      </w:r>
    </w:p>
    <w:p xmlns:w="http://schemas.openxmlformats.org/wordprocessingml/2006/main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w:rsidR="00000000" w:rsidDel="00000000" w:rsidP="00000000" w:rsidRDefault="00000000" w:rsidRPr="00000000" w14:paraId="00001F48">
      <w:pPr>
        <w:keepLines w:val="1"/>
        <w:shd w:fill="ffffff" w:val="clear"/>
        <w:spacing w:after="0" w:line="24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    Організація проведення дослідження секційного матеріалу (аутопсійний матеріал), взятого під час розтину для проведення патологогістологічного та інших досліджень.</w:t>
      </w:r>
    </w:p>
    <w:p xmlns:w="http://schemas.openxmlformats.org/wordprocessingml/2006/main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w:rsidR="00000000" w:rsidDel="00000000" w:rsidP="00000000" w:rsidRDefault="00000000" w:rsidRPr="00000000" w14:paraId="00001F49">
      <w:pPr>
        <w:keepLines w:val="1"/>
        <w:shd w:fill="ffffff" w:val="clear"/>
        <w:spacing w:after="0" w:line="24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    Забезпечення працівників засобами індивідуального захисту відповідно до чинних нормативно-правових актів.</w:t>
      </w:r>
    </w:p>
    <w:p xmlns:w="http://schemas.openxmlformats.org/wordprocessingml/2006/main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w:rsidR="00000000" w:rsidDel="00000000" w:rsidP="00000000" w:rsidRDefault="00000000" w:rsidRPr="00000000" w14:paraId="00001F4A">
      <w:pPr>
        <w:keepLines w:val="1"/>
        <w:shd w:fill="ffffff" w:val="clear"/>
        <w:spacing w:after="0" w:line="24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    Проведення посмертної діагностики хвороб і патологічних процесів, встановлення причин та механізмів смерті та проведення порівняння заключного клінічного та патологоанатомічного діагнозів за результатами розтину.</w:t>
      </w:r>
    </w:p>
    <w:p xmlns:w="http://schemas.openxmlformats.org/wordprocessingml/2006/main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w:rsidR="00000000" w:rsidDel="00000000" w:rsidP="00000000" w:rsidRDefault="00000000" w:rsidRPr="00000000" w14:paraId="00001F4B">
      <w:pPr>
        <w:keepLines w:val="1"/>
        <w:shd w:fill="ffffff" w:val="clear"/>
        <w:spacing w:after="0" w:line="24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    Наявність затвердженого керівництвом закладу часу роботи закладу, виконання патологоанатомічних розтинів тіл померлих та досліджень операційного і біопсійного матеріалів, порядок видачі лікарських свідоцтв про смерть та тіл померлих, повідомлення результатів дослідження.</w:t>
      </w:r>
    </w:p>
    <w:p xmlns:w="http://schemas.openxmlformats.org/wordprocessingml/2006/main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w:rsidR="00000000" w:rsidDel="00000000" w:rsidP="00000000" w:rsidRDefault="00000000" w:rsidRPr="00000000" w14:paraId="00001F4C">
      <w:pPr>
        <w:keepLines w:val="1"/>
        <w:shd w:fill="ffffff" w:val="clear"/>
        <w:spacing w:after="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Організація управління відходами, які утворилися під час розтину, відповідно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Державних санітарних норм та правил «Порядок управління медичними відходами, у тому числі вимоги щодо безпечності для здоров’я людини під час утворення, збирання, зберігання, перевезення, оброблення таких відходів», затверджених наказом Міністерства охорони здоров’я України 31 жовтня 2024 р. № 1827, зареєстрованих в Міністерстві юстиції України 18 грудня 2024 р. за                                                                    № 1938/43283.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xmlns:w="http://schemas.openxmlformats.org/wordprocessingml/2006/main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w:rsidR="00000000" w:rsidDel="00000000" w:rsidP="00000000" w:rsidRDefault="00000000" w:rsidRPr="00000000" w14:paraId="00001F4D">
      <w:pPr>
        <w:keepLines w:val="1"/>
        <w:shd w:fill="ffffff" w:val="clear"/>
        <w:spacing w:after="0" w:line="24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    Забезпечення дотримання належного ставлення до тіла померлого та збереження його анатомічної форми.</w:t>
      </w:r>
    </w:p>
    <w:p xmlns:w="http://schemas.openxmlformats.org/wordprocessingml/2006/main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w:rsidR="00000000" w:rsidDel="00000000" w:rsidP="00000000" w:rsidRDefault="00000000" w:rsidRPr="00000000" w14:paraId="00001F4E">
      <w:pPr>
        <w:keepLines w:val="1"/>
        <w:shd w:fill="ffffff" w:val="clear"/>
        <w:spacing w:after="0" w:line="24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    Збір та обробка персональних даних здійснюються відповідно до вимог Закону України «Про захист персональних даних». </w:t>
      </w:r>
    </w:p>
    <w:p xmlns:w="http://schemas.openxmlformats.org/wordprocessingml/2006/main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w:rsidR="00000000" w:rsidDel="00000000" w:rsidP="00000000" w:rsidRDefault="00000000" w:rsidRPr="00000000" w14:paraId="00001F4F">
      <w:pPr>
        <w:keepLines w:val="1"/>
        <w:shd w:fill="ffffff" w:val="clear"/>
        <w:spacing w:after="0" w:line="24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Забезпечення залучення до надання медичної допомоги лікарів-інтернів, які проходять підготовку на визначених у встановленому порядку базах стажування лікарів (фармацевтів)-інтернів і в закладах охорони здоров’я, в яких лікарі (фармацевти)-інтерни проходять практичну частину підготовки в інтернатурі, під керівництвом лікарів-кураторів з дотриманням вимог безпеки пацієнтів та належної якості медичної допомоги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базові*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xmlns:w="http://schemas.openxmlformats.org/wordprocessingml/2006/main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w:rsidR="00000000" w:rsidDel="00000000" w:rsidP="00000000" w:rsidRDefault="00000000" w:rsidRPr="00000000" w14:paraId="00001F50">
      <w:pPr>
        <w:keepLines w:val="1"/>
        <w:shd w:fill="ffffff" w:val="clear"/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xmlns:w="http://schemas.openxmlformats.org/wordprocessingml/2006/main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w:rsidR="00000000" w:rsidDel="00000000" w:rsidP="00000000" w:rsidRDefault="00000000" w:rsidRPr="00000000" w14:paraId="00001F51">
      <w:pPr>
        <w:keepLines w:val="1"/>
        <w:shd w:fill="ffffff" w:val="clear"/>
        <w:spacing w:after="0" w:before="240" w:line="240" w:lineRule="auto"/>
        <w:ind w:firstLine="2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Вимоги до спеціалістів та кількості фахівців, які працюють на посадах:</w:t>
      </w:r>
    </w:p>
    <w:p xmlns:w="http://schemas.openxmlformats.org/wordprocessingml/2006/main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w:rsidR="00000000" w:rsidDel="00000000" w:rsidP="00000000" w:rsidRDefault="00000000" w:rsidRPr="00000000" w14:paraId="00001F52">
      <w:pPr>
        <w:keepLines w:val="1"/>
        <w:shd w:fill="ffffff" w:val="clear"/>
        <w:spacing w:after="0" w:before="240" w:line="240" w:lineRule="auto"/>
        <w:ind w:firstLine="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За місцем надання медичних послуг:</w:t>
      </w:r>
    </w:p>
    <w:p xmlns:w="http://schemas.openxmlformats.org/wordprocessingml/2006/main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w:rsidR="00000000" w:rsidDel="00000000" w:rsidP="00000000" w:rsidRDefault="00000000" w:rsidRPr="00000000" w14:paraId="00001F53">
      <w:pPr>
        <w:keepLines w:val="1"/>
        <w:shd w:fill="ffffff" w:val="clear"/>
        <w:spacing w:after="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      Лікар-патологоанатом або лікар-патологоанатом дитячий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щонайменше 1 особа, яка працює за основним місцем роботи у цьому ЗОЗ.</w:t>
      </w:r>
    </w:p>
    <w:p xmlns:w="http://schemas.openxmlformats.org/wordprocessingml/2006/main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w:rsidR="00000000" w:rsidDel="00000000" w:rsidP="00000000" w:rsidRDefault="00000000" w:rsidRPr="00000000" w14:paraId="00001F54">
      <w:pPr>
        <w:keepLines w:val="1"/>
        <w:shd w:fill="ffffff" w:val="clear"/>
        <w:spacing w:after="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b.      Лаборант – щонайменше 1 особа, яка працює за основним місцем роботи у цьому ЗОЗ.</w:t>
      </w:r>
    </w:p>
    <w:p xmlns:w="http://schemas.openxmlformats.org/wordprocessingml/2006/main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w:rsidR="00000000" w:rsidDel="00000000" w:rsidP="00000000" w:rsidRDefault="00000000" w:rsidRPr="00000000" w14:paraId="00001F55">
      <w:pPr>
        <w:keepLines w:val="1"/>
        <w:shd w:fill="ffffff" w:val="clear"/>
        <w:spacing w:after="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c.       Молодша медична сестра</w:t>
      </w:r>
      <w:sdt>
        <w:sdtPr>
          <w:id w:val="1322933023"/>
          <w:tag w:val="goog_rdk_326"/>
        </w:sdtPr>
        <w:sdtContent>
          <w:ins w:author="Julia" w:id="160" w:date="2026-05-18T14:21:13Z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</w:t>
            </w:r>
          </w:ins>
        </w:sdtContent>
      </w:sdt>
      <w:sdt>
        <w:sdtPr>
          <w:id w:val="1843595992"/>
          <w:tag w:val="goog_rdk_327"/>
        </w:sdtPr>
        <w:sdtContent>
          <w:del w:author="Julia" w:id="160" w:date="2026-05-18T14:21:13Z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delText xml:space="preserve"> (молодший </w:delText>
            </w:r>
          </w:del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медичний брат</w:t>
      </w:r>
      <w:sdt>
        <w:sdtPr>
          <w:id w:val="-1848651971"/>
          <w:tag w:val="goog_rdk_328"/>
        </w:sdtPr>
        <w:sdtContent>
          <w:del w:author="Julia" w:id="161" w:date="2026-05-18T14:21:20Z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delText xml:space="preserve">)</w:delText>
            </w:r>
          </w:del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щонайменше 1 особа, яка працює за основним місцем роботи у цьому ЗОЗ.</w:t>
      </w:r>
    </w:p>
    <w:p xmlns:w="http://schemas.openxmlformats.org/wordprocessingml/2006/main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w:rsidR="00000000" w:rsidDel="00000000" w:rsidP="00000000" w:rsidRDefault="00000000" w:rsidRPr="00000000" w14:paraId="00001F56">
      <w:pPr>
        <w:keepLines w:val="1"/>
        <w:shd w:fill="ffffff" w:val="clear"/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xmlns:w="http://schemas.openxmlformats.org/wordprocessingml/2006/main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w:rsidR="00000000" w:rsidDel="00000000" w:rsidP="00000000" w:rsidRDefault="00000000" w:rsidRPr="00000000" w14:paraId="00001F57">
      <w:pPr>
        <w:keepLines w:val="1"/>
        <w:shd w:fill="ffffff" w:val="clear"/>
        <w:spacing w:after="0" w:before="240" w:line="240" w:lineRule="auto"/>
        <w:ind w:firstLine="2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Вимоги до переліку обладнання:</w:t>
      </w:r>
    </w:p>
    <w:p xmlns:w="http://schemas.openxmlformats.org/wordprocessingml/2006/main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w:rsidR="00000000" w:rsidDel="00000000" w:rsidP="00000000" w:rsidRDefault="00000000" w:rsidRPr="00000000" w14:paraId="00001F58">
      <w:pPr>
        <w:keepLines w:val="1"/>
        <w:shd w:fill="ffffff" w:val="clear"/>
        <w:spacing w:after="0" w:before="240" w:line="240" w:lineRule="auto"/>
        <w:ind w:firstLine="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1. За місцем надання медичних послуг:</w:t>
      </w:r>
    </w:p>
    <w:p xmlns:w="http://schemas.openxmlformats.org/wordprocessingml/2006/main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w:rsidR="00000000" w:rsidDel="00000000" w:rsidP="00000000" w:rsidRDefault="00000000" w:rsidRPr="00000000" w14:paraId="00001F59">
      <w:pPr>
        <w:keepLines w:val="1"/>
        <w:shd w:fill="ffffff" w:val="clear"/>
        <w:spacing w:after="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      холодильна камера;</w:t>
      </w:r>
    </w:p>
    <w:p xmlns:w="http://schemas.openxmlformats.org/wordprocessingml/2006/main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w:rsidR="00000000" w:rsidDel="00000000" w:rsidP="00000000" w:rsidRDefault="00000000" w:rsidRPr="00000000" w14:paraId="00001F5A">
      <w:pPr>
        <w:keepLines w:val="1"/>
        <w:shd w:fill="ffffff" w:val="clear"/>
        <w:spacing w:after="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b.      апарат для гістологічної обробки (проводки) тканин або гістопроцесор карусельного чи інших типів, або обладнане термостатом (не менше двох на кожне відділення або лабораторію) робоче місце лаборанта-гістолога;</w:t>
      </w:r>
    </w:p>
    <w:p xmlns:w="http://schemas.openxmlformats.org/wordprocessingml/2006/main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w:rsidR="00000000" w:rsidDel="00000000" w:rsidP="00000000" w:rsidRDefault="00000000" w:rsidRPr="00000000" w14:paraId="00001F5B">
      <w:pPr>
        <w:keepLines w:val="1"/>
        <w:shd w:fill="ffffff" w:val="clear"/>
        <w:spacing w:after="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c.       мікроскоп лабораторний  бінокулярний з освітлювачем і набором об'єктивів від х2-4 до х100;</w:t>
      </w:r>
    </w:p>
    <w:p xmlns:w="http://schemas.openxmlformats.org/wordprocessingml/2006/main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w:rsidR="00000000" w:rsidDel="00000000" w:rsidP="00000000" w:rsidRDefault="00000000" w:rsidRPr="00000000" w14:paraId="00001F5C">
      <w:pPr>
        <w:keepLines w:val="1"/>
        <w:shd w:fill="ffffff" w:val="clear"/>
        <w:spacing w:after="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d.      мікротом.</w:t>
      </w:r>
    </w:p>
    <w:p xmlns:w="http://schemas.openxmlformats.org/wordprocessingml/2006/main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w:rsidR="00000000" w:rsidDel="00000000" w:rsidP="00000000" w:rsidRDefault="00000000" w:rsidRPr="00000000" w14:paraId="00001F5D">
      <w:pPr>
        <w:keepLines w:val="1"/>
        <w:shd w:fill="ffffff" w:val="clear"/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xmlns:w="http://schemas.openxmlformats.org/wordprocessingml/2006/main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w:rsidR="00000000" w:rsidDel="00000000" w:rsidP="00000000" w:rsidRDefault="00000000" w:rsidRPr="00000000" w14:paraId="00001F5E">
      <w:pPr>
        <w:keepLines w:val="1"/>
        <w:shd w:fill="ffffff" w:val="clear"/>
        <w:spacing w:after="0" w:before="240" w:line="240" w:lineRule="auto"/>
        <w:ind w:firstLine="2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Інші вимоги: </w:t>
      </w:r>
    </w:p>
    <w:p xmlns:w="http://schemas.openxmlformats.org/wordprocessingml/2006/main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w:rsidR="00000000" w:rsidDel="00000000" w:rsidP="00000000" w:rsidRDefault="00000000" w:rsidRPr="00000000" w14:paraId="00001F5F">
      <w:pPr>
        <w:keepLines w:val="1"/>
        <w:shd w:fill="ffffff" w:val="clear"/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Наявність ліцензії на провадження господарської діяльності з медичної практики за спеціальністю - патологічна анатомія та/або дитяча патологічна анатомія.</w:t>
      </w:r>
    </w:p>
    <w:p xmlns:w="http://schemas.openxmlformats.org/wordprocessingml/2006/main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w:rsidR="00000000" w:rsidDel="00000000" w:rsidP="00000000" w:rsidRDefault="00000000" w:rsidRPr="00000000" w14:paraId="00001F60">
      <w:pPr>
        <w:keepLines w:val="1"/>
        <w:shd w:fill="ffffff" w:val="clear"/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 xmlns:w="http://schemas.openxmlformats.org/wordprocessingml/2006/main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<w:pgSz w:h="16838" w:w="11906" w:orient="portrait"/>
      <w:pgMar w:bottom="1134" w:top="1134" w:left="1701" w:right="85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Julia" w:id="13" w:date="2026-05-18T08:02:39Z">
    <w:p w:rsidR="00000000" w:rsidDel="00000000" w:rsidP="00000000" w:rsidRDefault="00000000" w:rsidRPr="00000000" w14:paraId="00002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 Довіднику назва спеціалізації Лаборант (медицини), проте у кваліфікаційних вимогах збережено "лаборант"</w:t>
      </w:r>
    </w:p>
  </w:comment>
  <w:comment w:author="Вікторія Ісаюк" w:id="51" w:date="2026-01-13T09:18:45Z">
    <w:p w:rsidR="00000000" w:rsidDel="00000000" w:rsidP="00000000" w:rsidRDefault="00000000" w:rsidRPr="00000000" w14:paraId="00002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 2027 рік прописати всі аналізи як у КЛДП НК 027:2019</w:t>
      </w:r>
    </w:p>
  </w:comment>
  <w:comment w:author="Julia" w:id="71" w:date="2026-05-18T12:56:39Z">
    <w:p w:rsidR="00000000" w:rsidDel="00000000" w:rsidP="00000000" w:rsidRDefault="00000000" w:rsidRPr="00000000" w14:paraId="00002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варто уточнити, оскільки логопеди були тимчасово</w:t>
      </w:r>
    </w:p>
  </w:comment>
  <w:comment w:author="Альбіна Волошина" w:id="8" w:date="2026-05-13T08:01:43Z">
    <w:p w:rsidR="00000000" w:rsidDel="00000000" w:rsidP="00000000" w:rsidRDefault="00000000" w:rsidRPr="00000000" w14:paraId="00002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якщо по 410, то виходить, що допоміжні - -</w:t>
        <w:tab/>
        <w:t xml:space="preserve">ведення медичної документації та внесення медичних записів до системи;</w:t>
      </w:r>
    </w:p>
  </w:comment>
  <w:comment w:author="Альбіна Волошина" w:id="20" w:date="2026-05-13T12:12:50Z">
    <w:p w:rsidR="00000000" w:rsidDel="00000000" w:rsidP="00000000" w:rsidRDefault="00000000" w:rsidRPr="00000000" w14:paraId="00002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чи є ще логопеди</w:t>
      </w:r>
    </w:p>
  </w:comment>
  <w:comment w:author="Альбіна Волошина" w:id="22" w:date="2026-05-13T12:19:10Z">
    <w:p w:rsidR="00000000" w:rsidDel="00000000" w:rsidP="00000000" w:rsidRDefault="00000000" w:rsidRPr="00000000" w14:paraId="00002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чи допоміжні, тому що ведення документації</w:t>
      </w:r>
    </w:p>
  </w:comment>
  <w:comment w:author="Альбіна Волошина" w:id="58" w:date="2026-05-18T12:41:37Z">
    <w:p w:rsidR="00000000" w:rsidDel="00000000" w:rsidP="00000000" w:rsidRDefault="00000000" w:rsidRPr="00000000" w14:paraId="00002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чи базові?</w:t>
      </w:r>
    </w:p>
  </w:comment>
  <w:comment w:author="Вікторія Ісаюк" w:id="67" w:date="2026-04-06T14:09:08Z">
    <w:p w:rsidR="00000000" w:rsidDel="00000000" w:rsidP="00000000" w:rsidRDefault="00000000" w:rsidRPr="00000000" w14:paraId="00002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МОЗ хоче внести Зміни до Порядку проведення замісної підтримувальної терапії осіб з психічними та поведінковими розладами внаслідок вживання опіоїдів на 2027 рік. Ми поки не погодили</w:t>
      </w:r>
    </w:p>
  </w:comment>
  <w:comment w:author="Альбіна Волошина" w:id="9" w:date="2026-05-13T08:03:35Z">
    <w:p w:rsidR="00000000" w:rsidDel="00000000" w:rsidP="00000000" w:rsidRDefault="00000000" w:rsidRPr="00000000" w14:paraId="00002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якщо по 410, то виходить, що допоміжні - ведення медичної документації та внесення медичних записів до системи;</w:t>
      </w:r>
    </w:p>
  </w:comment>
  <w:comment w:author="Альбіна Волошина" w:id="24" w:date="2026-05-13T12:35:41Z">
    <w:p w:rsidR="00000000" w:rsidDel="00000000" w:rsidP="00000000" w:rsidRDefault="00000000" w:rsidRPr="00000000" w14:paraId="00002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чи базові?</w:t>
      </w:r>
    </w:p>
  </w:comment>
  <w:comment w:author="Olena Kovalova" w:id="52" w:date="2026-04-16T11:39:56Z">
    <w:p w:rsidR="00000000" w:rsidDel="00000000" w:rsidP="00000000" w:rsidRDefault="00000000" w:rsidRPr="00000000" w14:paraId="00002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інші лабораторні дослідження</w:t>
      </w:r>
    </w:p>
  </w:comment>
  <w:comment w:author="Альбіна Волошина" w:id="60" w:date="2026-05-18T12:43:53Z">
    <w:p w:rsidR="00000000" w:rsidDel="00000000" w:rsidP="00000000" w:rsidRDefault="00000000" w:rsidRPr="00000000" w14:paraId="00002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впевнена, бо це ж наче на надання медичної послуги не впливає, по 410 більше до базових відноситься, але можливо взагалі допоміжні</w:t>
      </w:r>
    </w:p>
  </w:comment>
  <w:comment w:author="Альбіна Волошина" w:id="64" w:date="2026-05-18T12:43:53Z">
    <w:p w:rsidR="00000000" w:rsidDel="00000000" w:rsidP="00000000" w:rsidRDefault="00000000" w:rsidRPr="00000000" w14:paraId="00002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впевнена, бо це ж наче на надання медичної послуги не впливає, по 410 більше до базових відноситься, але можливо взагалі допоміжні</w:t>
      </w:r>
    </w:p>
  </w:comment>
  <w:comment w:author="Вікторія Ісаюк" w:id="50" w:date="2026-01-13T08:25:08Z">
    <w:p w:rsidR="00000000" w:rsidDel="00000000" w:rsidP="00000000" w:rsidRDefault="00000000" w:rsidRPr="00000000" w14:paraId="00002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α-нафтилацетатестерази. Правильно</w:t>
      </w:r>
    </w:p>
  </w:comment>
  <w:comment w:author="Альбіна Волошина" w:id="11" w:date="2026-05-13T09:17:08Z">
    <w:p w:rsidR="00000000" w:rsidDel="00000000" w:rsidP="00000000" w:rsidRDefault="00000000" w:rsidRPr="00000000" w14:paraId="00002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впевнена</w:t>
      </w:r>
    </w:p>
  </w:comment>
  <w:comment w:author="Альбіна Волошина" w:id="28" w:date="2026-05-13T12:50:46Z">
    <w:p w:rsidR="00000000" w:rsidDel="00000000" w:rsidP="00000000" w:rsidRDefault="00000000" w:rsidRPr="00000000" w14:paraId="00002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чи базові?</w:t>
      </w:r>
    </w:p>
  </w:comment>
  <w:comment w:author="Альбіна Волошина" w:id="48" w:date="2026-05-14T12:56:18Z">
    <w:p w:rsidR="00000000" w:rsidDel="00000000" w:rsidP="00000000" w:rsidRDefault="00000000" w:rsidRPr="00000000" w14:paraId="00002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залишаємо?</w:t>
      </w:r>
    </w:p>
  </w:comment>
  <w:comment w:author="Альбіна Волошина" w:id="26" w:date="2026-05-13T12:44:40Z">
    <w:p w:rsidR="00000000" w:rsidDel="00000000" w:rsidP="00000000" w:rsidRDefault="00000000" w:rsidRPr="00000000" w14:paraId="00002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вказуємо?</w:t>
      </w:r>
    </w:p>
  </w:comment>
  <w:comment w:author="Альбіна Волошина" w:id="16" w:date="2026-02-03T10:15:59Z">
    <w:p w:rsidR="00000000" w:rsidDel="00000000" w:rsidP="00000000" w:rsidRDefault="00000000" w:rsidRPr="00000000" w14:paraId="00002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додати дорослого</w:t>
      </w:r>
    </w:p>
  </w:comment>
  <w:comment w:author="Альбіна Волошина" w:id="27" w:date="2026-05-13T12:50:07Z">
    <w:p w:rsidR="00000000" w:rsidDel="00000000" w:rsidP="00000000" w:rsidRDefault="00000000" w:rsidRPr="00000000" w14:paraId="00002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чи базові?</w:t>
      </w:r>
    </w:p>
  </w:comment>
  <w:comment w:author="Julia" w:id="66" w:date="2026-05-18T12:19:30Z">
    <w:p w:rsidR="00000000" w:rsidDel="00000000" w:rsidP="00000000" w:rsidRDefault="00000000" w:rsidRPr="00000000" w14:paraId="00002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окремої спеціальності для цього нема</w:t>
      </w:r>
    </w:p>
  </w:comment>
  <w:comment w:author="Альбіна Волошина" w:id="14" w:date="2026-05-13T09:39:41Z">
    <w:p w:rsidR="00000000" w:rsidDel="00000000" w:rsidP="00000000" w:rsidRDefault="00000000" w:rsidRPr="00000000" w14:paraId="00002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вказуємо?</w:t>
      </w:r>
    </w:p>
  </w:comment>
  <w:comment w:author="Альбіна Волошина" w:id="12" w:date="2026-05-13T09:18:19Z">
    <w:p w:rsidR="00000000" w:rsidDel="00000000" w:rsidP="00000000" w:rsidRDefault="00000000" w:rsidRPr="00000000" w14:paraId="00002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критеріями в 410 не визначено</w:t>
      </w:r>
    </w:p>
  </w:comment>
  <w:comment w:author="Альбіна Волошина" w:id="15" w:date="2026-05-13T09:18:19Z">
    <w:p w:rsidR="00000000" w:rsidDel="00000000" w:rsidP="00000000" w:rsidRDefault="00000000" w:rsidRPr="00000000" w14:paraId="00002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критеріями в 410 не визначено</w:t>
      </w:r>
    </w:p>
  </w:comment>
  <w:comment w:author="Альбіна Волошина" w:id="23" w:date="2026-05-13T09:18:19Z">
    <w:p w:rsidR="00000000" w:rsidDel="00000000" w:rsidP="00000000" w:rsidRDefault="00000000" w:rsidRPr="00000000" w14:paraId="00002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критеріями в 410 не визначено</w:t>
      </w:r>
    </w:p>
  </w:comment>
  <w:comment w:author="Альбіна Волошина" w:id="29" w:date="2026-05-13T09:18:19Z">
    <w:p w:rsidR="00000000" w:rsidDel="00000000" w:rsidP="00000000" w:rsidRDefault="00000000" w:rsidRPr="00000000" w14:paraId="00002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критеріями в 410 не визначено</w:t>
      </w:r>
    </w:p>
  </w:comment>
  <w:comment w:author="Альбіна Волошина" w:id="30" w:date="2026-05-13T09:18:19Z">
    <w:p w:rsidR="00000000" w:rsidDel="00000000" w:rsidP="00000000" w:rsidRDefault="00000000" w:rsidRPr="00000000" w14:paraId="00002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критеріями в 410 не визначено</w:t>
      </w:r>
    </w:p>
  </w:comment>
  <w:comment w:author="Альбіна Волошина" w:id="33" w:date="2026-05-13T09:18:19Z">
    <w:p w:rsidR="00000000" w:rsidDel="00000000" w:rsidP="00000000" w:rsidRDefault="00000000" w:rsidRPr="00000000" w14:paraId="00002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критеріями в 410 не визначено</w:t>
      </w:r>
    </w:p>
  </w:comment>
  <w:comment w:author="Альбіна Волошина" w:id="53" w:date="2026-05-13T09:18:19Z">
    <w:p w:rsidR="00000000" w:rsidDel="00000000" w:rsidP="00000000" w:rsidRDefault="00000000" w:rsidRPr="00000000" w14:paraId="00002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критеріями в 410 не визначено</w:t>
      </w:r>
    </w:p>
  </w:comment>
  <w:comment w:author="Альбіна Волошина" w:id="57" w:date="2026-05-13T09:18:19Z">
    <w:p w:rsidR="00000000" w:rsidDel="00000000" w:rsidP="00000000" w:rsidRDefault="00000000" w:rsidRPr="00000000" w14:paraId="00002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критеріями в 410 не визначено</w:t>
      </w:r>
    </w:p>
  </w:comment>
  <w:comment w:author="Альбіна Волошина" w:id="59" w:date="2026-05-13T09:18:19Z">
    <w:p w:rsidR="00000000" w:rsidDel="00000000" w:rsidP="00000000" w:rsidRDefault="00000000" w:rsidRPr="00000000" w14:paraId="00002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критеріями в 410 не визначено</w:t>
      </w:r>
    </w:p>
  </w:comment>
  <w:comment w:author="Альбіна Волошина" w:id="61" w:date="2026-05-13T09:18:19Z">
    <w:p w:rsidR="00000000" w:rsidDel="00000000" w:rsidP="00000000" w:rsidRDefault="00000000" w:rsidRPr="00000000" w14:paraId="00002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критеріями в 410 не визначено</w:t>
      </w:r>
    </w:p>
  </w:comment>
  <w:comment w:author="Альбіна Волошина" w:id="68" w:date="2026-05-13T09:18:19Z">
    <w:p w:rsidR="00000000" w:rsidDel="00000000" w:rsidP="00000000" w:rsidRDefault="00000000" w:rsidRPr="00000000" w14:paraId="00002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критеріями в 410 не визначено</w:t>
      </w:r>
    </w:p>
  </w:comment>
  <w:comment w:author="Альбіна Волошина" w:id="77" w:date="2026-05-13T09:18:19Z">
    <w:p w:rsidR="00000000" w:rsidDel="00000000" w:rsidP="00000000" w:rsidRDefault="00000000" w:rsidRPr="00000000" w14:paraId="00002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критеріями в 410 не визначено</w:t>
      </w:r>
    </w:p>
  </w:comment>
  <w:comment w:author="Альбіна Волошина" w:id="82" w:date="2026-05-13T09:18:19Z">
    <w:p w:rsidR="00000000" w:rsidDel="00000000" w:rsidP="00000000" w:rsidRDefault="00000000" w:rsidRPr="00000000" w14:paraId="00002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критеріями в 410 не визначено</w:t>
      </w:r>
    </w:p>
  </w:comment>
  <w:comment w:author="Альбіна Волошина" w:id="83" w:date="2026-05-13T09:18:19Z">
    <w:p w:rsidR="00000000" w:rsidDel="00000000" w:rsidP="00000000" w:rsidRDefault="00000000" w:rsidRPr="00000000" w14:paraId="00002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критеріями в 410 не визначено</w:t>
      </w:r>
    </w:p>
  </w:comment>
  <w:comment w:author="Альбіна Волошина" w:id="84" w:date="2026-05-13T09:18:19Z">
    <w:p w:rsidR="00000000" w:rsidDel="00000000" w:rsidP="00000000" w:rsidRDefault="00000000" w:rsidRPr="00000000" w14:paraId="00002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критеріями в 410 не визначено</w:t>
      </w:r>
    </w:p>
  </w:comment>
  <w:comment w:author="Альбіна Волошина" w:id="76" w:date="2026-05-13T09:22:58Z">
    <w:p w:rsidR="00000000" w:rsidDel="00000000" w:rsidP="00000000" w:rsidRDefault="00000000" w:rsidRPr="00000000" w14:paraId="00002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дубль з 21</w:t>
      </w:r>
    </w:p>
  </w:comment>
  <w:comment w:author="Альбіна Волошина" w:id="40" w:date="2026-05-13T14:44:39Z">
    <w:p w:rsidR="00000000" w:rsidDel="00000000" w:rsidP="00000000" w:rsidRDefault="00000000" w:rsidRPr="00000000" w14:paraId="00002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залишаємо на 2027 рік?</w:t>
      </w:r>
    </w:p>
  </w:comment>
  <w:comment w:author="Альбіна Волошина" w:id="55" w:date="2026-05-14T13:28:46Z">
    <w:p w:rsidR="00000000" w:rsidDel="00000000" w:rsidP="00000000" w:rsidRDefault="00000000" w:rsidRPr="00000000" w14:paraId="00002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чи базові?</w:t>
      </w:r>
    </w:p>
  </w:comment>
  <w:comment w:author="Альбіна Волошина" w:id="41" w:date="2026-05-14T12:45:46Z">
    <w:p w:rsidR="00000000" w:rsidDel="00000000" w:rsidP="00000000" w:rsidRDefault="00000000" w:rsidRPr="00000000" w14:paraId="00002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тут же всі підпункти мають бути критичними, вірно?</w:t>
      </w:r>
    </w:p>
  </w:comment>
  <w:comment w:author="Альбіна Волошина" w:id="42" w:date="2026-05-14T12:45:46Z">
    <w:p w:rsidR="00000000" w:rsidDel="00000000" w:rsidP="00000000" w:rsidRDefault="00000000" w:rsidRPr="00000000" w14:paraId="00002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тут же всі підпункти мають бути критичними, вірно?</w:t>
      </w:r>
    </w:p>
  </w:comment>
  <w:comment w:author="Альбіна Волошина" w:id="47" w:date="2026-05-14T12:56:01Z">
    <w:p w:rsidR="00000000" w:rsidDel="00000000" w:rsidP="00000000" w:rsidRDefault="00000000" w:rsidRPr="00000000" w14:paraId="00002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залишаємо?</w:t>
      </w:r>
    </w:p>
  </w:comment>
  <w:comment w:author="Альбіна Волошина" w:id="45" w:date="2026-05-14T12:55:43Z">
    <w:p w:rsidR="00000000" w:rsidDel="00000000" w:rsidP="00000000" w:rsidRDefault="00000000" w:rsidRPr="00000000" w14:paraId="00002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залишаємо?</w:t>
      </w:r>
    </w:p>
  </w:comment>
  <w:comment w:author="Olena Kovalova" w:id="39" w:date="2025-12-11T07:49:44Z">
    <w:p w:rsidR="00000000" w:rsidDel="00000000" w:rsidP="00000000" w:rsidRDefault="00000000" w:rsidRPr="00000000" w14:paraId="00002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прописати для згальних окремо</w:t>
      </w:r>
    </w:p>
  </w:comment>
  <w:comment w:author="Альбіна Волошина" w:id="44" w:date="2026-05-14T12:55:33Z">
    <w:p w:rsidR="00000000" w:rsidDel="00000000" w:rsidP="00000000" w:rsidRDefault="00000000" w:rsidRPr="00000000" w14:paraId="00002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залишаємо?</w:t>
      </w:r>
    </w:p>
  </w:comment>
  <w:comment w:author="Альбіна Волошина" w:id="49" w:date="2026-05-14T12:56:57Z">
    <w:p w:rsidR="00000000" w:rsidDel="00000000" w:rsidP="00000000" w:rsidRDefault="00000000" w:rsidRPr="00000000" w14:paraId="00002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залишаємо?</w:t>
      </w:r>
    </w:p>
  </w:comment>
  <w:comment w:author="Альбіна Волошина" w:id="56" w:date="2026-05-14T13:58:47Z">
    <w:p w:rsidR="00000000" w:rsidDel="00000000" w:rsidP="00000000" w:rsidRDefault="00000000" w:rsidRPr="00000000" w14:paraId="00002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</w:t>
      </w:r>
    </w:p>
  </w:comment>
  <w:comment w:author="Альбіна Волошина" w:id="75" w:date="2026-02-05T11:45:40Z">
    <w:p w:rsidR="00000000" w:rsidDel="00000000" w:rsidP="00000000" w:rsidRDefault="00000000" w:rsidRPr="00000000" w14:paraId="00002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повтор з пунктом 24</w:t>
      </w:r>
    </w:p>
  </w:comment>
  <w:comment w:author="Альбіна Волошина" w:id="54" w:date="2026-05-14T13:27:30Z">
    <w:p w:rsidR="00000000" w:rsidDel="00000000" w:rsidP="00000000" w:rsidRDefault="00000000" w:rsidRPr="00000000" w14:paraId="00002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чи критичні?</w:t>
      </w:r>
    </w:p>
  </w:comment>
  <w:comment w:author="Альбіна Волошина" w:id="62" w:date="2026-05-18T13:03:58Z">
    <w:p w:rsidR="00000000" w:rsidDel="00000000" w:rsidP="00000000" w:rsidRDefault="00000000" w:rsidRPr="00000000" w14:paraId="00002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впевнена</w:t>
      </w:r>
    </w:p>
  </w:comment>
  <w:comment w:author="Альбіна Волошина" w:id="63" w:date="2026-05-18T13:11:33Z">
    <w:p w:rsidR="00000000" w:rsidDel="00000000" w:rsidP="00000000" w:rsidRDefault="00000000" w:rsidRPr="00000000" w14:paraId="00002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впевнена</w:t>
      </w:r>
    </w:p>
  </w:comment>
  <w:comment w:author="Olena Kovalova" w:id="65" w:date="2026-05-18T07:12:26Z">
    <w:p w:rsidR="00000000" w:rsidDel="00000000" w:rsidP="00000000" w:rsidRDefault="00000000" w:rsidRPr="00000000" w14:paraId="00002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наказі про тбц -Систематичний скринінг на ТБ серед ЛЖВ проводить лікуючий лікар,</w:t>
      </w:r>
    </w:p>
    <w:p w:rsidR="00000000" w:rsidDel="00000000" w:rsidP="00000000" w:rsidRDefault="00000000" w:rsidRPr="00000000" w14:paraId="00002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який веде випадок ВІЛ-інфекції. Серед дітей віком до 10 років використовується алгоритм симптоматичного скринінгу. Скринінгове анкетування стосовно чинників ризику та симптомів, що</w:t>
      </w:r>
    </w:p>
    <w:p w:rsidR="00000000" w:rsidDel="00000000" w:rsidP="00000000" w:rsidRDefault="00000000" w:rsidRPr="00000000" w14:paraId="00002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свідчать про ТБ (додаток 8 до Стандартів) серед ЛЖВ проводяться під час</w:t>
      </w:r>
    </w:p>
    <w:p w:rsidR="00000000" w:rsidDel="00000000" w:rsidP="00000000" w:rsidRDefault="00000000" w:rsidRPr="00000000" w14:paraId="00002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кожного контакту з медичним працівником незалежно від причини звернення за</w:t>
      </w:r>
    </w:p>
    <w:p w:rsidR="00000000" w:rsidDel="00000000" w:rsidP="00000000" w:rsidRDefault="00000000" w:rsidRPr="00000000" w14:paraId="00002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медичною допомогою</w:t>
      </w:r>
    </w:p>
  </w:comment>
  <w:comment w:author="Julia" w:id="17" w:date="2026-05-18T08:21:08Z">
    <w:p w:rsidR="00000000" w:rsidDel="00000000" w:rsidP="00000000" w:rsidRDefault="00000000" w:rsidRPr="00000000" w14:paraId="00002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 2025 спеціалізація щодо терапевта мовлення та мови (тимчасово були логопеди) https://moz.gov.ua/uk/startuye-intensivna-programa-specializaciyi-terapiya-movi-ta-movlennya</w:t>
      </w:r>
    </w:p>
  </w:comment>
  <w:comment w:author="Альбіна Волошина" w:id="32" w:date="2026-05-13T13:30:58Z">
    <w:p w:rsidR="00000000" w:rsidDel="00000000" w:rsidP="00000000" w:rsidRDefault="00000000" w:rsidRPr="00000000" w14:paraId="00002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вказуємо?</w:t>
      </w:r>
    </w:p>
  </w:comment>
  <w:comment w:author="Julia" w:id="6" w:date="2026-05-13T13:56:15Z">
    <w:p w:rsidR="00000000" w:rsidDel="00000000" w:rsidP="00000000" w:rsidRDefault="00000000" w:rsidRPr="00000000" w14:paraId="00002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ось тут уточнюємо, тому не змінюю</w:t>
      </w:r>
    </w:p>
  </w:comment>
  <w:comment w:author="Olena Kovalova" w:id="38" w:date="2025-12-04T07:58:54Z">
    <w:p w:rsidR="00000000" w:rsidDel="00000000" w:rsidP="00000000" w:rsidRDefault="00000000" w:rsidRPr="00000000" w14:paraId="00002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Можливо не потрібно цього?</w:t>
      </w:r>
    </w:p>
  </w:comment>
  <w:comment w:author="Julia" w:id="0" w:date="2026-05-13T13:55:46Z">
    <w:p w:rsidR="00000000" w:rsidDel="00000000" w:rsidP="00000000" w:rsidRDefault="00000000" w:rsidRPr="00000000" w14:paraId="00002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такої посади нема, але в цьому документів ми уточнюнємо (нижче) які це саме лікарі, тому доцільності зміни нема</w:t>
      </w:r>
    </w:p>
  </w:comment>
  <w:comment w:author="Julia" w:id="81" w:date="2026-05-18T14:32:47Z">
    <w:p w:rsidR="00000000" w:rsidDel="00000000" w:rsidP="00000000" w:rsidRDefault="00000000" w:rsidRPr="00000000" w14:paraId="00002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такої спеціалізації не знайшла, можливо: лікар-лаборант-генетик:</w:t>
      </w:r>
    </w:p>
  </w:comment>
  <w:comment w:author="Julia" w:id="78" w:date="2026-05-18T13:25:57Z">
    <w:p w:rsidR="00000000" w:rsidDel="00000000" w:rsidP="00000000" w:rsidRDefault="00000000" w:rsidRPr="00000000" w14:paraId="00002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 Довіднику нема даної виокремленої спеціальності</w:t>
      </w:r>
    </w:p>
  </w:comment>
  <w:comment w:author="Альбіна Волошина" w:id="34" w:date="2026-05-13T14:24:49Z">
    <w:p w:rsidR="00000000" w:rsidDel="00000000" w:rsidP="00000000" w:rsidRDefault="00000000" w:rsidRPr="00000000" w14:paraId="00002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чи базові?</w:t>
      </w:r>
    </w:p>
  </w:comment>
  <w:comment w:author="Альбіна Волошина" w:id="35" w:date="2026-05-13T14:24:49Z">
    <w:p w:rsidR="00000000" w:rsidDel="00000000" w:rsidP="00000000" w:rsidRDefault="00000000" w:rsidRPr="00000000" w14:paraId="00002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чи базові?</w:t>
      </w:r>
    </w:p>
  </w:comment>
  <w:comment w:author="Альбіна Волошина" w:id="73" w:date="2026-05-18T14:27:30Z">
    <w:p w:rsidR="00000000" w:rsidDel="00000000" w:rsidP="00000000" w:rsidRDefault="00000000" w:rsidRPr="00000000" w14:paraId="00002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чи базові</w:t>
      </w:r>
    </w:p>
  </w:comment>
  <w:comment w:author="Альбіна Волошина" w:id="74" w:date="2026-05-18T14:27:30Z">
    <w:p w:rsidR="00000000" w:rsidDel="00000000" w:rsidP="00000000" w:rsidRDefault="00000000" w:rsidRPr="00000000" w14:paraId="00002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чи базові</w:t>
      </w:r>
    </w:p>
  </w:comment>
  <w:comment w:author="Альбіна Волошина" w:id="79" w:date="2025-12-03T11:07:33Z">
    <w:p w:rsidR="00000000" w:rsidDel="00000000" w:rsidP="00000000" w:rsidRDefault="00000000" w:rsidRPr="00000000" w14:paraId="00002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портативний дефібрилятор з функцією синхронізації, зокрема, з</w:t>
      </w:r>
    </w:p>
    <w:p w:rsidR="00000000" w:rsidDel="00000000" w:rsidP="00000000" w:rsidRDefault="00000000" w:rsidRPr="00000000" w14:paraId="00002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електродами для дефібриляції дітей усіх вікових груп у випадку надання</w:t>
      </w:r>
    </w:p>
    <w:p w:rsidR="00000000" w:rsidDel="00000000" w:rsidP="00000000" w:rsidRDefault="00000000" w:rsidRPr="00000000" w14:paraId="00002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допомоги дітям</w:t>
      </w:r>
    </w:p>
  </w:comment>
  <w:comment w:author="Альбіна Волошина" w:id="7" w:date="2026-05-12T14:42:37Z">
    <w:p w:rsidR="00000000" w:rsidDel="00000000" w:rsidP="00000000" w:rsidRDefault="00000000" w:rsidRPr="00000000" w14:paraId="00002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чи індикатори не відносимо?</w:t>
      </w:r>
    </w:p>
  </w:comment>
  <w:comment w:author="Альбіна Волошина" w:id="5" w:date="2026-05-12T14:37:28Z">
    <w:p w:rsidR="00000000" w:rsidDel="00000000" w:rsidP="00000000" w:rsidRDefault="00000000" w:rsidRPr="00000000" w14:paraId="00002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впевнена</w:t>
      </w:r>
    </w:p>
  </w:comment>
  <w:comment w:author="Альбіна Волошина" w:id="72" w:date="2026-05-18T14:24:09Z">
    <w:p w:rsidR="00000000" w:rsidDel="00000000" w:rsidP="00000000" w:rsidRDefault="00000000" w:rsidRPr="00000000" w14:paraId="00002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чи допоміжні</w:t>
      </w:r>
    </w:p>
  </w:comment>
  <w:comment w:author="Альбіна Волошина" w:id="37" w:date="2026-05-13T14:34:17Z">
    <w:p w:rsidR="00000000" w:rsidDel="00000000" w:rsidP="00000000" w:rsidRDefault="00000000" w:rsidRPr="00000000" w14:paraId="00002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вказуємо тут?</w:t>
      </w:r>
    </w:p>
  </w:comment>
  <w:comment w:author="Альбіна Волошина" w:id="70" w:date="2026-05-18T14:15:47Z">
    <w:p w:rsidR="00000000" w:rsidDel="00000000" w:rsidP="00000000" w:rsidRDefault="00000000" w:rsidRPr="00000000" w14:paraId="00002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впевнена</w:t>
      </w:r>
    </w:p>
  </w:comment>
  <w:comment w:author="Альбіна Волошина" w:id="4" w:date="2026-05-12T14:16:06Z">
    <w:p w:rsidR="00000000" w:rsidDel="00000000" w:rsidP="00000000" w:rsidRDefault="00000000" w:rsidRPr="00000000" w14:paraId="00002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впевнена</w:t>
      </w:r>
    </w:p>
  </w:comment>
  <w:comment w:author="Альбіна Волошина" w:id="1" w:date="2026-05-12T14:07:51Z">
    <w:p w:rsidR="00000000" w:rsidDel="00000000" w:rsidP="00000000" w:rsidRDefault="00000000" w:rsidRPr="00000000" w14:paraId="00002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впевнена</w:t>
      </w:r>
    </w:p>
  </w:comment>
  <w:comment w:author="Альбіна Волошина" w:id="3" w:date="2026-05-12T14:12:45Z">
    <w:p w:rsidR="00000000" w:rsidDel="00000000" w:rsidP="00000000" w:rsidRDefault="00000000" w:rsidRPr="00000000" w14:paraId="00002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чи базові?</w:t>
      </w:r>
    </w:p>
  </w:comment>
  <w:comment w:author="Альбіна Волошина" w:id="80" w:date="2025-12-19T14:39:15Z">
    <w:p w:rsidR="00000000" w:rsidDel="00000000" w:rsidP="00000000" w:rsidRDefault="00000000" w:rsidRPr="00000000" w14:paraId="00002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зміни відправлені в МОЗ</w:t>
      </w:r>
    </w:p>
  </w:comment>
  <w:comment w:author="Альбіна Волошина" w:id="31" w:date="2026-05-13T13:25:11Z">
    <w:p w:rsidR="00000000" w:rsidDel="00000000" w:rsidP="00000000" w:rsidRDefault="00000000" w:rsidRPr="00000000" w14:paraId="00002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дубль з пунктом 28</w:t>
      </w:r>
    </w:p>
  </w:comment>
  <w:comment w:author="Альбіна Волошина" w:id="2" w:date="2026-05-12T14:11:31Z">
    <w:p w:rsidR="00000000" w:rsidDel="00000000" w:rsidP="00000000" w:rsidRDefault="00000000" w:rsidRPr="00000000" w14:paraId="00002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чи все ж таки базові?</w:t>
      </w:r>
    </w:p>
  </w:comment>
  <w:comment w:author="Альбіна Волошина" w:id="10" w:date="2026-05-13T08:07:59Z">
    <w:p w:rsidR="00000000" w:rsidDel="00000000" w:rsidP="00000000" w:rsidRDefault="00000000" w:rsidRPr="00000000" w14:paraId="00002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чи критичні?</w:t>
      </w:r>
    </w:p>
  </w:comment>
  <w:comment w:author="Julia" w:id="25" w:date="2026-05-15T13:21:57Z">
    <w:p w:rsidR="00000000" w:rsidDel="00000000" w:rsidP="00000000" w:rsidRDefault="00000000" w:rsidRPr="00000000" w14:paraId="00002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 Довіднику лише Психолога нема</w:t>
      </w:r>
    </w:p>
  </w:comment>
  <w:comment w:author="Julia" w:id="18" w:date="2026-05-15T13:03:19Z">
    <w:p w:rsidR="00000000" w:rsidDel="00000000" w:rsidP="00000000" w:rsidRDefault="00000000" w:rsidRPr="00000000" w14:paraId="00002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 довіднику окремо ПСИХОЛОГ нема</w:t>
      </w:r>
    </w:p>
  </w:comment>
  <w:comment w:author="Альбіна Волошина" w:id="69" w:date="2026-05-18T13:37:42Z">
    <w:p w:rsidR="00000000" w:rsidDel="00000000" w:rsidP="00000000" w:rsidRDefault="00000000" w:rsidRPr="00000000" w14:paraId="00002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впевнена</w:t>
      </w:r>
    </w:p>
  </w:comment>
  <w:comment w:author="Julia" w:id="43" w:date="2026-05-18T09:57:21Z">
    <w:p w:rsidR="00000000" w:rsidDel="00000000" w:rsidP="00000000" w:rsidRDefault="00000000" w:rsidRPr="00000000" w14:paraId="00002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 Довіднику випуску 78 - нема 2 спеціальностей, ПРОТЕ є у наказі МОЗ № 1065 Деякі питання підготовки та професійної діяльності за професіям у сфері охорони здоров'я https://zakon.rada.gov.ua/laws/show/z1109-25#Text</w:t>
      </w:r>
    </w:p>
  </w:comment>
  <w:comment w:author="Julia" w:id="21" w:date="2026-05-15T13:09:49Z">
    <w:p w:rsidR="00000000" w:rsidDel="00000000" w:rsidP="00000000" w:rsidRDefault="00000000" w:rsidRPr="00000000" w14:paraId="00002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нема у Довіднику такої спеціальності</w:t>
      </w:r>
    </w:p>
  </w:comment>
  <w:comment w:author="Julia" w:id="19" w:date="2026-05-15T13:19:06Z">
    <w:p w:rsidR="00000000" w:rsidDel="00000000" w:rsidP="00000000" w:rsidRDefault="00000000" w:rsidRPr="00000000" w14:paraId="00002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Довіднику професій лікарів такої спеціальності нема, проте на сайті національно агенства кваліфікацій є "вчитель-логопед, логопед"</w:t>
      </w:r>
    </w:p>
  </w:comment>
  <w:comment w:author="Julia" w:id="36" w:date="2026-05-18T09:36:13Z">
    <w:p w:rsidR="00000000" w:rsidDel="00000000" w:rsidP="00000000" w:rsidRDefault="00000000" w:rsidRPr="00000000" w14:paraId="00002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 Довіднику випуск 78  немає такої спеціальності</w:t>
      </w:r>
    </w:p>
  </w:comment>
  <w:comment w:author="Julia" w:id="46" w:date="2026-05-18T10:00:16Z">
    <w:p w:rsidR="00000000" w:rsidDel="00000000" w:rsidP="00000000" w:rsidRDefault="00000000" w:rsidRPr="00000000" w14:paraId="00002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або прибрати тут, або додати (медицина) і у позиціях вище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23DA" w15:done="0"/>
  <w15:commentEx w15:paraId="000023DB" w15:done="0"/>
  <w15:commentEx w15:paraId="000023DC" w15:done="0"/>
  <w15:commentEx w15:paraId="000023DD" w15:done="0"/>
  <w15:commentEx w15:paraId="000023DE" w15:done="0"/>
  <w15:commentEx w15:paraId="000023DF" w15:done="0"/>
  <w15:commentEx w15:paraId="000023E0" w15:done="0"/>
  <w15:commentEx w15:paraId="000023E1" w15:done="0"/>
  <w15:commentEx w15:paraId="000023E2" w15:done="0"/>
  <w15:commentEx w15:paraId="000023E3" w15:done="0"/>
  <w15:commentEx w15:paraId="000023E4" w15:done="0"/>
  <w15:commentEx w15:paraId="000023E5" w15:done="0"/>
  <w15:commentEx w15:paraId="000023E6" w15:done="0"/>
  <w15:commentEx w15:paraId="000023E7" w15:done="0"/>
  <w15:commentEx w15:paraId="000023E8" w15:done="0"/>
  <w15:commentEx w15:paraId="000023E9" w15:done="0"/>
  <w15:commentEx w15:paraId="000023EA" w15:done="0"/>
  <w15:commentEx w15:paraId="000023EB" w15:done="0"/>
  <w15:commentEx w15:paraId="000023EC" w15:done="0"/>
  <w15:commentEx w15:paraId="000023ED" w15:done="0"/>
  <w15:commentEx w15:paraId="000023EE" w15:done="0"/>
  <w15:commentEx w15:paraId="000023EF" w15:done="0"/>
  <w15:commentEx w15:paraId="000023F0" w15:done="0"/>
  <w15:commentEx w15:paraId="000023F1" w15:done="0"/>
  <w15:commentEx w15:paraId="000023F2" w15:done="0"/>
  <w15:commentEx w15:paraId="000023F3" w15:done="0"/>
  <w15:commentEx w15:paraId="000023F4" w15:done="0"/>
  <w15:commentEx w15:paraId="000023F5" w15:done="0"/>
  <w15:commentEx w15:paraId="000023F6" w15:done="0"/>
  <w15:commentEx w15:paraId="000023F7" w15:done="0"/>
  <w15:commentEx w15:paraId="000023F8" w15:done="0"/>
  <w15:commentEx w15:paraId="000023F9" w15:done="0"/>
  <w15:commentEx w15:paraId="000023FA" w15:done="0"/>
  <w15:commentEx w15:paraId="000023FB" w15:done="0"/>
  <w15:commentEx w15:paraId="000023FC" w15:done="0"/>
  <w15:commentEx w15:paraId="000023FD" w15:done="0"/>
  <w15:commentEx w15:paraId="000023FE" w15:done="0"/>
  <w15:commentEx w15:paraId="000023FF" w15:done="0"/>
  <w15:commentEx w15:paraId="00002400" w15:done="0"/>
  <w15:commentEx w15:paraId="00002401" w15:done="0"/>
  <w15:commentEx w15:paraId="00002402" w15:done="0"/>
  <w15:commentEx w15:paraId="00002403" w15:done="0"/>
  <w15:commentEx w15:paraId="00002404" w15:done="0"/>
  <w15:commentEx w15:paraId="00002405" w15:done="0"/>
  <w15:commentEx w15:paraId="00002406" w15:done="0"/>
  <w15:commentEx w15:paraId="00002407" w15:done="0"/>
  <w15:commentEx w15:paraId="00002408" w15:done="0"/>
  <w15:commentEx w15:paraId="00002409" w15:done="0"/>
  <w15:commentEx w15:paraId="0000240A" w15:done="0"/>
  <w15:commentEx w15:paraId="0000240B" w15:done="0"/>
  <w15:commentEx w15:paraId="0000240C" w15:done="0"/>
  <w15:commentEx w15:paraId="0000240D" w15:done="0"/>
  <w15:commentEx w15:paraId="00002412" w15:done="0"/>
  <w15:commentEx w15:paraId="00002413" w15:done="0"/>
  <w15:commentEx w15:paraId="00002414" w15:done="0"/>
  <w15:commentEx w15:paraId="00002415" w15:done="0"/>
  <w15:commentEx w15:paraId="00002416" w15:done="0"/>
  <w15:commentEx w15:paraId="00002417" w15:done="0"/>
  <w15:commentEx w15:paraId="00002418" w15:done="0"/>
  <w15:commentEx w15:paraId="00002419" w15:done="0"/>
  <w15:commentEx w15:paraId="0000241A" w15:done="0"/>
  <w15:commentEx w15:paraId="0000241B" w15:done="0"/>
  <w15:commentEx w15:paraId="0000241C" w15:done="0"/>
  <w15:commentEx w15:paraId="0000241D" w15:done="0"/>
  <w15:commentEx w15:paraId="00002420" w15:done="0"/>
  <w15:commentEx w15:paraId="00002421" w15:done="0"/>
  <w15:commentEx w15:paraId="00002422" w15:done="0"/>
  <w15:commentEx w15:paraId="00002423" w15:done="0"/>
  <w15:commentEx w15:paraId="00002424" w15:done="0"/>
  <w15:commentEx w15:paraId="00002425" w15:done="0"/>
  <w15:commentEx w15:paraId="00002426" w15:done="0"/>
  <w15:commentEx w15:paraId="00002427" w15:done="0"/>
  <w15:commentEx w15:paraId="00002428" w15:done="0"/>
  <w15:commentEx w15:paraId="00002429" w15:done="0"/>
  <w15:commentEx w15:paraId="0000242A" w15:done="0"/>
  <w15:commentEx w15:paraId="0000242B" w15:done="0"/>
  <w15:commentEx w15:paraId="0000242C" w15:done="0"/>
  <w15:commentEx w15:paraId="0000242D" w15:done="0"/>
  <w15:commentEx w15:paraId="0000242E" w15:done="0"/>
  <w15:commentEx w15:paraId="0000242F" w15:done="0"/>
  <w15:commentEx w15:paraId="00002430" w15:done="0"/>
  <w15:commentEx w15:paraId="00002431" w15:done="0"/>
  <w15:commentEx w15:paraId="00002432" w15:done="0"/>
  <w15:commentEx w15:paraId="00002433" w15:done="0"/>
  <w15:commentEx w15:paraId="00002434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Gungsuh"/>
  <w:font w:name="Microsoft Yahei"/>
  <w:font w:name="Courier New"/>
  <w:font w:name="Roboto"/>
  <w:font w:name="Times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80" w:hanging="360"/>
      </w:pPr>
      <w:rPr/>
    </w:lvl>
    <w:lvl w:ilvl="1">
      <w:start w:val="1"/>
      <w:numFmt w:val="lowerLetter"/>
      <w:lvlText w:val="%2."/>
      <w:lvlJc w:val="left"/>
      <w:pPr>
        <w:ind w:left="1500" w:hanging="360"/>
      </w:pPr>
      <w:rPr/>
    </w:lvl>
    <w:lvl w:ilvl="2">
      <w:start w:val="1"/>
      <w:numFmt w:val="lowerRoman"/>
      <w:lvlText w:val="%3."/>
      <w:lvlJc w:val="right"/>
      <w:pPr>
        <w:ind w:left="2220" w:hanging="180"/>
      </w:pPr>
      <w:rPr/>
    </w:lvl>
    <w:lvl w:ilvl="3">
      <w:start w:val="1"/>
      <w:numFmt w:val="decimal"/>
      <w:lvlText w:val="%4."/>
      <w:lvlJc w:val="left"/>
      <w:pPr>
        <w:ind w:left="2940" w:hanging="360"/>
      </w:pPr>
      <w:rPr/>
    </w:lvl>
    <w:lvl w:ilvl="4">
      <w:start w:val="1"/>
      <w:numFmt w:val="lowerLetter"/>
      <w:lvlText w:val="%5."/>
      <w:lvlJc w:val="left"/>
      <w:pPr>
        <w:ind w:left="3660" w:hanging="360"/>
      </w:pPr>
      <w:rPr/>
    </w:lvl>
    <w:lvl w:ilvl="5">
      <w:start w:val="1"/>
      <w:numFmt w:val="lowerRoman"/>
      <w:lvlText w:val="%6."/>
      <w:lvlJc w:val="right"/>
      <w:pPr>
        <w:ind w:left="4380" w:hanging="180"/>
      </w:pPr>
      <w:rPr/>
    </w:lvl>
    <w:lvl w:ilvl="6">
      <w:start w:val="1"/>
      <w:numFmt w:val="decimal"/>
      <w:lvlText w:val="%7."/>
      <w:lvlJc w:val="left"/>
      <w:pPr>
        <w:ind w:left="5100" w:hanging="360"/>
      </w:pPr>
      <w:rPr/>
    </w:lvl>
    <w:lvl w:ilvl="7">
      <w:start w:val="1"/>
      <w:numFmt w:val="lowerLetter"/>
      <w:lvlText w:val="%8."/>
      <w:lvlJc w:val="left"/>
      <w:pPr>
        <w:ind w:left="5820" w:hanging="360"/>
      </w:pPr>
      <w:rPr/>
    </w:lvl>
    <w:lvl w:ilvl="8">
      <w:start w:val="1"/>
      <w:numFmt w:val="lowerRoman"/>
      <w:lvlText w:val="%9."/>
      <w:lvlJc w:val="right"/>
      <w:pPr>
        <w:ind w:left="6540" w:hanging="18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3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5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7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upperLetter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8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9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lowerLetter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>
        <w:rFonts w:ascii="Times New Roman" w:cs="Times New Roman" w:eastAsia="Times New Roman" w:hAnsi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7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9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0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2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cs="Times New Roman" w:eastAsia="Times New Roman" w:hAnsi="Times New Roman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Times New Roman" w:cs="Times New Roman" w:eastAsia="Times New Roman" w:hAnsi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cs="Times New Roman" w:eastAsia="Times New Roman" w:hAnsi="Times New Roman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Times New Roman" w:cs="Times New Roman" w:eastAsia="Times New Roman" w:hAnsi="Times New Roman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Times New Roman" w:cs="Times New Roman" w:eastAsia="Times New Roman" w:hAnsi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cs="Times New Roman" w:eastAsia="Times New Roman" w:hAnsi="Times New Roman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Times New Roman" w:cs="Times New Roman" w:eastAsia="Times New Roman" w:hAnsi="Times New Roman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Times New Roman" w:cs="Times New Roman" w:eastAsia="Times New Roman" w:hAnsi="Times New Roman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7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9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1">
    <w:lvl w:ilvl="0">
      <w:start w:val="3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Microsoft Yahei" w:cs="Microsoft Yahei" w:eastAsia="Microsoft Yahei" w:hAnsi="Microsoft Yahei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Microsoft Yahei" w:cs="Microsoft Yahei" w:eastAsia="Microsoft Yahei" w:hAnsi="Microsoft Yahei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Microsoft Yahei" w:cs="Microsoft Yahei" w:eastAsia="Microsoft Yahei" w:hAnsi="Microsoft Yahei"/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Microsoft Yahei" w:cs="Microsoft Yahei" w:eastAsia="Microsoft Yahei" w:hAnsi="Microsoft Yahei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Microsoft Yahei" w:cs="Microsoft Yahei" w:eastAsia="Microsoft Yahei" w:hAnsi="Microsoft Yahei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Microsoft Yahei" w:cs="Microsoft Yahei" w:eastAsia="Microsoft Yahei" w:hAnsi="Microsoft Yahei"/>
        <w:u w:val="none"/>
      </w:rPr>
    </w:lvl>
  </w:abstractNum>
  <w:abstractNum w:abstractNumId="58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Microsoft Yahei" w:cs="Microsoft Yahei" w:eastAsia="Microsoft Yahei" w:hAnsi="Microsoft Yahei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Microsoft Yahei" w:cs="Microsoft Yahei" w:eastAsia="Microsoft Yahei" w:hAnsi="Microsoft Yahei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Microsoft Yahei" w:cs="Microsoft Yahei" w:eastAsia="Microsoft Yahei" w:hAnsi="Microsoft Yahei"/>
        <w:u w:val="none"/>
      </w:rPr>
    </w:lvl>
  </w:abstractNum>
  <w:abstractNum w:abstractNumId="62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3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4">
    <w:lvl w:ilvl="0">
      <w:start w:val="6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i w:val="0"/>
        <w:i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7">
    <w:lvl w:ilvl="0">
      <w:start w:val="1"/>
      <w:numFmt w:val="lowerLetter"/>
      <w:lvlText w:val="%1."/>
      <w:lvlJc w:val="left"/>
      <w:pPr>
        <w:ind w:left="1000" w:hanging="360"/>
      </w:pPr>
      <w:rPr/>
    </w:lvl>
    <w:lvl w:ilvl="1">
      <w:start w:val="1"/>
      <w:numFmt w:val="lowerLetter"/>
      <w:lvlText w:val="%2."/>
      <w:lvlJc w:val="left"/>
      <w:pPr>
        <w:ind w:left="1720" w:hanging="360"/>
      </w:pPr>
      <w:rPr/>
    </w:lvl>
    <w:lvl w:ilvl="2">
      <w:start w:val="1"/>
      <w:numFmt w:val="lowerRoman"/>
      <w:lvlText w:val="%3."/>
      <w:lvlJc w:val="right"/>
      <w:pPr>
        <w:ind w:left="2440" w:hanging="180"/>
      </w:pPr>
      <w:rPr/>
    </w:lvl>
    <w:lvl w:ilvl="3">
      <w:start w:val="1"/>
      <w:numFmt w:val="decimal"/>
      <w:lvlText w:val="%4."/>
      <w:lvlJc w:val="left"/>
      <w:pPr>
        <w:ind w:left="3160" w:hanging="360"/>
      </w:pPr>
      <w:rPr/>
    </w:lvl>
    <w:lvl w:ilvl="4">
      <w:start w:val="1"/>
      <w:numFmt w:val="lowerLetter"/>
      <w:lvlText w:val="%5."/>
      <w:lvlJc w:val="left"/>
      <w:pPr>
        <w:ind w:left="3880" w:hanging="360"/>
      </w:pPr>
      <w:rPr/>
    </w:lvl>
    <w:lvl w:ilvl="5">
      <w:start w:val="1"/>
      <w:numFmt w:val="lowerRoman"/>
      <w:lvlText w:val="%6."/>
      <w:lvlJc w:val="right"/>
      <w:pPr>
        <w:ind w:left="4600" w:hanging="180"/>
      </w:pPr>
      <w:rPr/>
    </w:lvl>
    <w:lvl w:ilvl="6">
      <w:start w:val="1"/>
      <w:numFmt w:val="decimal"/>
      <w:lvlText w:val="%7."/>
      <w:lvlJc w:val="left"/>
      <w:pPr>
        <w:ind w:left="5320" w:hanging="360"/>
      </w:pPr>
      <w:rPr/>
    </w:lvl>
    <w:lvl w:ilvl="7">
      <w:start w:val="1"/>
      <w:numFmt w:val="lowerLetter"/>
      <w:lvlText w:val="%8."/>
      <w:lvlJc w:val="left"/>
      <w:pPr>
        <w:ind w:left="6040" w:hanging="360"/>
      </w:pPr>
      <w:rPr/>
    </w:lvl>
    <w:lvl w:ilvl="8">
      <w:start w:val="1"/>
      <w:numFmt w:val="lowerRoman"/>
      <w:lvlText w:val="%9."/>
      <w:lvlJc w:val="right"/>
      <w:pPr>
        <w:ind w:left="6760" w:hanging="180"/>
      </w:pPr>
      <w:rPr/>
    </w:lvl>
  </w:abstractNum>
  <w:abstractNum w:abstractNumId="68">
    <w:lvl w:ilvl="0">
      <w:start w:val="5"/>
      <w:numFmt w:val="lowerLetter"/>
      <w:lvlText w:val="%1."/>
      <w:lvlJc w:val="left"/>
      <w:pPr>
        <w:ind w:left="100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9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rFonts w:ascii="Microsoft Yahei" w:cs="Microsoft Yahei" w:eastAsia="Microsoft Yahei" w:hAnsi="Microsoft Yahei"/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rFonts w:ascii="Microsoft Yahei" w:cs="Microsoft Yahei" w:eastAsia="Microsoft Yahei" w:hAnsi="Microsoft Yahei"/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rFonts w:ascii="Microsoft Yahei" w:cs="Microsoft Yahei" w:eastAsia="Microsoft Yahei" w:hAnsi="Microsoft Yahei"/>
        <w:u w:val="none"/>
      </w:rPr>
    </w:lvl>
  </w:abstractNum>
  <w:abstractNum w:abstractNumId="71">
    <w:lvl w:ilvl="0">
      <w:start w:val="6"/>
      <w:numFmt w:val="lowerLetter"/>
      <w:lvlText w:val="%1."/>
      <w:lvlJc w:val="left"/>
      <w:pPr>
        <w:ind w:left="100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5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6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7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8">
    <w:lvl w:ilvl="0">
      <w:start w:val="6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i w:val="0"/>
        <w:i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1">
    <w:lvl w:ilvl="0">
      <w:start w:val="6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Microsoft Yahei" w:cs="Microsoft Yahei" w:eastAsia="Microsoft Yahei" w:hAnsi="Microsoft Yahei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Microsoft Yahei" w:cs="Microsoft Yahei" w:eastAsia="Microsoft Yahei" w:hAnsi="Microsoft Yahei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Microsoft Yahei" w:cs="Microsoft Yahei" w:eastAsia="Microsoft Yahei" w:hAnsi="Microsoft Yahei"/>
        <w:u w:val="none"/>
      </w:rPr>
    </w:lvl>
  </w:abstractNum>
  <w:abstractNum w:abstractNumId="8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4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6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lowerLetter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9">
    <w:lvl w:ilvl="0">
      <w:start w:val="1"/>
      <w:numFmt w:val="lowerLetter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3">
    <w:lvl w:ilvl="0">
      <w:start w:val="1"/>
      <w:numFmt w:val="decimal"/>
      <w:lvlText w:val="%1."/>
      <w:lvlJc w:val="left"/>
      <w:pPr>
        <w:ind w:left="756" w:hanging="396.00000000000006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Microsoft Yahei" w:cs="Microsoft Yahei" w:eastAsia="Microsoft Yahei" w:hAnsi="Microsoft Yahei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Microsoft Yahei" w:cs="Microsoft Yahei" w:eastAsia="Microsoft Yahei" w:hAnsi="Microsoft Yahei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Microsoft Yahei" w:cs="Microsoft Yahei" w:eastAsia="Microsoft Yahei" w:hAnsi="Microsoft Yahei"/>
        <w:u w:val="none"/>
      </w:rPr>
    </w:lvl>
  </w:abstractNum>
  <w:abstractNum w:abstractNumId="95">
    <w:lvl w:ilvl="0">
      <w:start w:val="2"/>
      <w:numFmt w:val="lowerLetter"/>
      <w:lvlText w:val="%1."/>
      <w:lvlJc w:val="left"/>
      <w:pPr>
        <w:ind w:left="1571" w:hanging="360"/>
      </w:pPr>
      <w:rPr>
        <w:b w:val="0"/>
        <w:bCs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2291" w:hanging="360"/>
      </w:pPr>
      <w:rPr/>
    </w:lvl>
    <w:lvl w:ilvl="2">
      <w:start w:val="1"/>
      <w:numFmt w:val="lowerRoman"/>
      <w:lvlText w:val="%3."/>
      <w:lvlJc w:val="right"/>
      <w:pPr>
        <w:ind w:left="3011" w:hanging="180"/>
      </w:pPr>
      <w:rPr/>
    </w:lvl>
    <w:lvl w:ilvl="3">
      <w:start w:val="1"/>
      <w:numFmt w:val="decimal"/>
      <w:lvlText w:val="%4."/>
      <w:lvlJc w:val="left"/>
      <w:pPr>
        <w:ind w:left="3731" w:hanging="360"/>
      </w:pPr>
      <w:rPr/>
    </w:lvl>
    <w:lvl w:ilvl="4">
      <w:start w:val="1"/>
      <w:numFmt w:val="lowerLetter"/>
      <w:lvlText w:val="%5."/>
      <w:lvlJc w:val="left"/>
      <w:pPr>
        <w:ind w:left="4451" w:hanging="360"/>
      </w:pPr>
      <w:rPr/>
    </w:lvl>
    <w:lvl w:ilvl="5">
      <w:start w:val="1"/>
      <w:numFmt w:val="lowerRoman"/>
      <w:lvlText w:val="%6."/>
      <w:lvlJc w:val="right"/>
      <w:pPr>
        <w:ind w:left="5171" w:hanging="180"/>
      </w:pPr>
      <w:rPr/>
    </w:lvl>
    <w:lvl w:ilvl="6">
      <w:start w:val="1"/>
      <w:numFmt w:val="decimal"/>
      <w:lvlText w:val="%7."/>
      <w:lvlJc w:val="left"/>
      <w:pPr>
        <w:ind w:left="5891" w:hanging="360"/>
      </w:pPr>
      <w:rPr/>
    </w:lvl>
    <w:lvl w:ilvl="7">
      <w:start w:val="1"/>
      <w:numFmt w:val="lowerLetter"/>
      <w:lvlText w:val="%8."/>
      <w:lvlJc w:val="left"/>
      <w:pPr>
        <w:ind w:left="6611" w:hanging="360"/>
      </w:pPr>
      <w:rPr/>
    </w:lvl>
    <w:lvl w:ilvl="8">
      <w:start w:val="1"/>
      <w:numFmt w:val="lowerRoman"/>
      <w:lvlText w:val="%9."/>
      <w:lvlJc w:val="right"/>
      <w:pPr>
        <w:ind w:left="7331" w:hanging="180"/>
      </w:pPr>
      <w:rPr/>
    </w:lvl>
  </w:abstractNum>
  <w:abstractNum w:abstractNumId="96">
    <w:lvl w:ilvl="0">
      <w:start w:val="1"/>
      <w:numFmt w:val="lowerLetter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lowerRoman"/>
      <w:lvlText w:val="%1."/>
      <w:lvlJc w:val="right"/>
      <w:pPr>
        <w:ind w:left="-116" w:hanging="360"/>
      </w:pPr>
      <w:rPr/>
    </w:lvl>
    <w:lvl w:ilvl="1">
      <w:start w:val="1"/>
      <w:numFmt w:val="lowerLetter"/>
      <w:lvlText w:val="%2."/>
      <w:lvlJc w:val="left"/>
      <w:pPr>
        <w:ind w:left="604" w:hanging="360"/>
      </w:pPr>
      <w:rPr/>
    </w:lvl>
    <w:lvl w:ilvl="2">
      <w:start w:val="1"/>
      <w:numFmt w:val="lowerRoman"/>
      <w:lvlText w:val="%3."/>
      <w:lvlJc w:val="right"/>
      <w:pPr>
        <w:ind w:left="1324" w:hanging="180"/>
      </w:pPr>
      <w:rPr/>
    </w:lvl>
    <w:lvl w:ilvl="3">
      <w:start w:val="1"/>
      <w:numFmt w:val="decimal"/>
      <w:lvlText w:val="%4."/>
      <w:lvlJc w:val="left"/>
      <w:pPr>
        <w:ind w:left="2044" w:hanging="360"/>
      </w:pPr>
      <w:rPr/>
    </w:lvl>
    <w:lvl w:ilvl="4">
      <w:start w:val="1"/>
      <w:numFmt w:val="lowerLetter"/>
      <w:lvlText w:val="%5."/>
      <w:lvlJc w:val="left"/>
      <w:pPr>
        <w:ind w:left="2764" w:hanging="360"/>
      </w:pPr>
      <w:rPr/>
    </w:lvl>
    <w:lvl w:ilvl="5">
      <w:start w:val="1"/>
      <w:numFmt w:val="lowerRoman"/>
      <w:lvlText w:val="%6."/>
      <w:lvlJc w:val="right"/>
      <w:pPr>
        <w:ind w:left="3484" w:hanging="180"/>
      </w:pPr>
      <w:rPr/>
    </w:lvl>
    <w:lvl w:ilvl="6">
      <w:start w:val="1"/>
      <w:numFmt w:val="decimal"/>
      <w:lvlText w:val="%7."/>
      <w:lvlJc w:val="left"/>
      <w:pPr>
        <w:ind w:left="4204" w:hanging="360"/>
      </w:pPr>
      <w:rPr/>
    </w:lvl>
    <w:lvl w:ilvl="7">
      <w:start w:val="1"/>
      <w:numFmt w:val="lowerLetter"/>
      <w:lvlText w:val="%8."/>
      <w:lvlJc w:val="left"/>
      <w:pPr>
        <w:ind w:left="4924" w:hanging="360"/>
      </w:pPr>
      <w:rPr/>
    </w:lvl>
    <w:lvl w:ilvl="8">
      <w:start w:val="1"/>
      <w:numFmt w:val="lowerRoman"/>
      <w:lvlText w:val="%9."/>
      <w:lvlJc w:val="right"/>
      <w:pPr>
        <w:ind w:left="5644" w:hanging="180"/>
      </w:pPr>
      <w:rPr/>
    </w:lvl>
  </w:abstractNum>
  <w:abstractNum w:abstractNumId="9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upp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5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7">
    <w:lvl w:ilvl="0">
      <w:start w:val="1"/>
      <w:numFmt w:val="lowerLetter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9">
    <w:lvl w:ilvl="0">
      <w:start w:val="1"/>
      <w:numFmt w:val="lowerLetter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0">
    <w:lvl w:ilvl="0">
      <w:start w:val="1"/>
      <w:numFmt w:val="lowerRoman"/>
      <w:lvlText w:val="%1."/>
      <w:lvlJc w:val="right"/>
      <w:pPr>
        <w:ind w:left="1146" w:hanging="360"/>
      </w:pPr>
      <w:rPr/>
    </w:lvl>
    <w:lvl w:ilvl="1">
      <w:start w:val="1"/>
      <w:numFmt w:val="lowerLetter"/>
      <w:lvlText w:val="%2."/>
      <w:lvlJc w:val="left"/>
      <w:pPr>
        <w:ind w:left="1866" w:hanging="360"/>
      </w:pPr>
      <w:rPr/>
    </w:lvl>
    <w:lvl w:ilvl="2">
      <w:start w:val="1"/>
      <w:numFmt w:val="lowerRoman"/>
      <w:lvlText w:val="%3."/>
      <w:lvlJc w:val="right"/>
      <w:pPr>
        <w:ind w:left="2586" w:hanging="180"/>
      </w:pPr>
      <w:rPr/>
    </w:lvl>
    <w:lvl w:ilvl="3">
      <w:start w:val="1"/>
      <w:numFmt w:val="decimal"/>
      <w:lvlText w:val="%4."/>
      <w:lvlJc w:val="left"/>
      <w:pPr>
        <w:ind w:left="3306" w:hanging="360"/>
      </w:pPr>
      <w:rPr/>
    </w:lvl>
    <w:lvl w:ilvl="4">
      <w:start w:val="1"/>
      <w:numFmt w:val="lowerLetter"/>
      <w:lvlText w:val="%5."/>
      <w:lvlJc w:val="left"/>
      <w:pPr>
        <w:ind w:left="4026" w:hanging="360"/>
      </w:pPr>
      <w:rPr/>
    </w:lvl>
    <w:lvl w:ilvl="5">
      <w:start w:val="1"/>
      <w:numFmt w:val="lowerRoman"/>
      <w:lvlText w:val="%6."/>
      <w:lvlJc w:val="right"/>
      <w:pPr>
        <w:ind w:left="4746" w:hanging="180"/>
      </w:pPr>
      <w:rPr/>
    </w:lvl>
    <w:lvl w:ilvl="6">
      <w:start w:val="1"/>
      <w:numFmt w:val="decimal"/>
      <w:lvlText w:val="%7."/>
      <w:lvlJc w:val="left"/>
      <w:pPr>
        <w:ind w:left="5466" w:hanging="360"/>
      </w:pPr>
      <w:rPr/>
    </w:lvl>
    <w:lvl w:ilvl="7">
      <w:start w:val="1"/>
      <w:numFmt w:val="lowerLetter"/>
      <w:lvlText w:val="%8."/>
      <w:lvlJc w:val="left"/>
      <w:pPr>
        <w:ind w:left="6186" w:hanging="360"/>
      </w:pPr>
      <w:rPr/>
    </w:lvl>
    <w:lvl w:ilvl="8">
      <w:start w:val="1"/>
      <w:numFmt w:val="lowerRoman"/>
      <w:lvlText w:val="%9."/>
      <w:lvlJc w:val="right"/>
      <w:pPr>
        <w:ind w:left="6906" w:hanging="180"/>
      </w:pPr>
      <w:rPr/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Microsoft Yahei" w:cs="Microsoft Yahei" w:eastAsia="Microsoft Yahei" w:hAnsi="Microsoft Yahei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Microsoft Yahei" w:cs="Microsoft Yahei" w:eastAsia="Microsoft Yahei" w:hAnsi="Microsoft Yahei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Microsoft Yahei" w:cs="Microsoft Yahei" w:eastAsia="Microsoft Yahei" w:hAnsi="Microsoft Yahei"/>
        <w:u w:val="none"/>
      </w:rPr>
    </w:lvl>
  </w:abstractNum>
  <w:abstractNum w:abstractNumId="11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6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0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4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8">
    <w:lvl w:ilvl="0">
      <w:start w:val="1"/>
      <w:numFmt w:val="lowerLetter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29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Microsoft Yahei" w:cs="Microsoft Yahei" w:eastAsia="Microsoft Yahei" w:hAnsi="Microsoft Yahei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Microsoft Yahei" w:cs="Microsoft Yahei" w:eastAsia="Microsoft Yahei" w:hAnsi="Microsoft Yahei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Microsoft Yahei" w:cs="Microsoft Yahei" w:eastAsia="Microsoft Yahei" w:hAnsi="Microsoft Yahei"/>
        <w:u w:val="none"/>
      </w:rPr>
    </w:lvl>
  </w:abstractNum>
  <w:abstractNum w:abstractNumId="131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2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decimal"/>
      <w:lvlText w:val="%1.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2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0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decimal"/>
      <w:lvlText w:val="%1."/>
      <w:lvlJc w:val="left"/>
      <w:pPr>
        <w:ind w:left="720" w:hanging="1286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3">
    <w:lvl w:ilvl="0">
      <w:start w:val="14"/>
      <w:numFmt w:val="decimal"/>
      <w:lvlText w:val="%1.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decimal"/>
      <w:lvlText w:val="%1."/>
      <w:lvlJc w:val="left"/>
      <w:pPr>
        <w:ind w:left="720" w:hanging="360"/>
      </w:pPr>
      <w:rPr>
        <w:i w:val="0"/>
        <w:i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Microsoft Yahei" w:cs="Microsoft Yahei" w:eastAsia="Microsoft Yahei" w:hAnsi="Microsoft Yahei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Microsoft Yahei" w:cs="Microsoft Yahei" w:eastAsia="Microsoft Yahei" w:hAnsi="Microsoft Yahei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Microsoft Yahei" w:cs="Microsoft Yahei" w:eastAsia="Microsoft Yahei" w:hAnsi="Microsoft Yahei"/>
        <w:u w:val="none"/>
      </w:rPr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>
        <w:i w:val="0"/>
        <w:i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49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50">
    <w:lvl w:ilvl="0">
      <w:start w:val="1"/>
      <w:numFmt w:val="lowerLetter"/>
      <w:lvlText w:val="%1."/>
      <w:lvlJc w:val="left"/>
      <w:pPr>
        <w:ind w:left="108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51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54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6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2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3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4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5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6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8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Microsoft Yahei" w:cs="Microsoft Yahei" w:eastAsia="Microsoft Yahei" w:hAnsi="Microsoft Yahei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Microsoft Yahei" w:cs="Microsoft Yahei" w:eastAsia="Microsoft Yahei" w:hAnsi="Microsoft Yahei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Microsoft Yahei" w:cs="Microsoft Yahei" w:eastAsia="Microsoft Yahei" w:hAnsi="Microsoft Yahei"/>
        <w:u w:val="none"/>
      </w:rPr>
    </w:lvl>
  </w:abstractNum>
  <w:abstractNum w:abstractNumId="170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2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3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4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5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6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7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8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9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0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2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3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4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5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6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7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8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3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4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5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6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8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9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1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3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4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5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6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0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1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2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4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5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6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7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8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9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0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1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2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Microsoft Yahei" w:cs="Microsoft Yahei" w:eastAsia="Microsoft Yahei" w:hAnsi="Microsoft Yahei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Microsoft Yahei" w:cs="Microsoft Yahei" w:eastAsia="Microsoft Yahei" w:hAnsi="Microsoft Yahei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Microsoft Yahei" w:cs="Microsoft Yahei" w:eastAsia="Microsoft Yahei" w:hAnsi="Microsoft Yahei"/>
        <w:u w:val="none"/>
      </w:rPr>
    </w:lvl>
  </w:abstractNum>
  <w:abstractNum w:abstractNumId="226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7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8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9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1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2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3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4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5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6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7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8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9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0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1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2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3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4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5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6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7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8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9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50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51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52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53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54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55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Microsoft Yahei" w:cs="Microsoft Yahei" w:eastAsia="Microsoft Yahei" w:hAnsi="Microsoft Yahei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Microsoft Yahei" w:cs="Microsoft Yahei" w:eastAsia="Microsoft Yahei" w:hAnsi="Microsoft Yahei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Microsoft Yahei" w:cs="Microsoft Yahei" w:eastAsia="Microsoft Yahei" w:hAnsi="Microsoft Yahei"/>
        <w:u w:val="none"/>
      </w:rPr>
    </w:lvl>
  </w:abstractNum>
  <w:abstractNum w:abstractNumId="2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Microsoft Yahei" w:cs="Microsoft Yahei" w:eastAsia="Microsoft Yahei" w:hAnsi="Microsoft Yahei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Microsoft Yahei" w:cs="Microsoft Yahei" w:eastAsia="Microsoft Yahei" w:hAnsi="Microsoft Yahei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Microsoft Yahei" w:cs="Microsoft Yahei" w:eastAsia="Microsoft Yahei" w:hAnsi="Microsoft Yahei"/>
        <w:u w:val="none"/>
      </w:rPr>
    </w:lvl>
  </w:abstractNum>
  <w:abstractNum w:abstractNumId="259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0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rFonts w:ascii="Microsoft Yahei" w:cs="Microsoft Yahei" w:eastAsia="Microsoft Yahei" w:hAnsi="Microsoft Yahei"/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rFonts w:ascii="Microsoft Yahei" w:cs="Microsoft Yahei" w:eastAsia="Microsoft Yahei" w:hAnsi="Microsoft Yahei"/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rFonts w:ascii="Microsoft Yahei" w:cs="Microsoft Yahei" w:eastAsia="Microsoft Yahei" w:hAnsi="Microsoft Yahei"/>
        <w:u w:val="none"/>
      </w:rPr>
    </w:lvl>
  </w:abstractNum>
  <w:abstractNum w:abstractNumId="26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64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6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7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0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Microsoft Yahei" w:cs="Microsoft Yahei" w:eastAsia="Microsoft Yahei" w:hAnsi="Microsoft Yahei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Microsoft Yahei" w:cs="Microsoft Yahei" w:eastAsia="Microsoft Yahei" w:hAnsi="Microsoft Yahei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Microsoft Yahei" w:cs="Microsoft Yahei" w:eastAsia="Microsoft Yahei" w:hAnsi="Microsoft Yahei"/>
        <w:u w:val="none"/>
      </w:rPr>
    </w:lvl>
  </w:abstractNum>
  <w:abstractNum w:abstractNumId="272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Microsoft Yahei" w:cs="Microsoft Yahei" w:eastAsia="Microsoft Yahei" w:hAnsi="Microsoft Yahei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Microsoft Yahei" w:cs="Microsoft Yahei" w:eastAsia="Microsoft Yahei" w:hAnsi="Microsoft Yahei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Microsoft Yahei" w:cs="Microsoft Yahei" w:eastAsia="Microsoft Yahei" w:hAnsi="Microsoft Yahei"/>
        <w:u w:val="none"/>
      </w:rPr>
    </w:lvl>
  </w:abstractNum>
  <w:abstractNum w:abstractNumId="276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Microsoft Yahei" w:cs="Microsoft Yahei" w:eastAsia="Microsoft Yahei" w:hAnsi="Microsoft Yahei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Microsoft Yahei" w:cs="Microsoft Yahei" w:eastAsia="Microsoft Yahei" w:hAnsi="Microsoft Yahei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Microsoft Yahei" w:cs="Microsoft Yahei" w:eastAsia="Microsoft Yahei" w:hAnsi="Microsoft Yahei"/>
        <w:u w:val="none"/>
      </w:rPr>
    </w:lvl>
  </w:abstractNum>
  <w:abstractNum w:abstractNumId="2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Microsoft Yahei" w:cs="Microsoft Yahei" w:eastAsia="Microsoft Yahei" w:hAnsi="Microsoft Yahei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Microsoft Yahei" w:cs="Microsoft Yahei" w:eastAsia="Microsoft Yahei" w:hAnsi="Microsoft Yahei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Microsoft Yahei" w:cs="Microsoft Yahei" w:eastAsia="Microsoft Yahei" w:hAnsi="Microsoft Yahei"/>
        <w:u w:val="none"/>
      </w:rPr>
    </w:lvl>
  </w:abstractNum>
  <w:abstractNum w:abstractNumId="28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5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8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8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9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0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2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5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6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Microsoft Yahei" w:cs="Microsoft Yahei" w:eastAsia="Microsoft Yahei" w:hAnsi="Microsoft Yahei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Microsoft Yahei" w:cs="Microsoft Yahei" w:eastAsia="Microsoft Yahei" w:hAnsi="Microsoft Yahei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Microsoft Yahei" w:cs="Microsoft Yahei" w:eastAsia="Microsoft Yahei" w:hAnsi="Microsoft Yahei"/>
        <w:u w:val="none"/>
      </w:rPr>
    </w:lvl>
  </w:abstractNum>
  <w:abstractNum w:abstractNumId="298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Microsoft Yahei" w:cs="Microsoft Yahei" w:eastAsia="Microsoft Yahei" w:hAnsi="Microsoft Yahei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Microsoft Yahei" w:cs="Microsoft Yahei" w:eastAsia="Microsoft Yahei" w:hAnsi="Microsoft Yahei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Microsoft Yahei" w:cs="Microsoft Yahei" w:eastAsia="Microsoft Yahei" w:hAnsi="Microsoft Yahei"/>
        <w:u w:val="none"/>
      </w:rPr>
    </w:lvl>
  </w:abstractNum>
  <w:abstractNum w:abstractNumId="306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7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8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Microsoft Yahei" w:cs="Microsoft Yahei" w:eastAsia="Microsoft Yahei" w:hAnsi="Microsoft Yahei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Microsoft Yahei" w:cs="Microsoft Yahei" w:eastAsia="Microsoft Yahei" w:hAnsi="Microsoft Yahei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Microsoft Yahei" w:cs="Microsoft Yahei" w:eastAsia="Microsoft Yahei" w:hAnsi="Microsoft Yahei"/>
        <w:u w:val="none"/>
      </w:rPr>
    </w:lvl>
  </w:abstractNum>
  <w:abstractNum w:abstractNumId="3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Microsoft Yahei" w:cs="Microsoft Yahei" w:eastAsia="Microsoft Yahei" w:hAnsi="Microsoft Yahei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Microsoft Yahei" w:cs="Microsoft Yahei" w:eastAsia="Microsoft Yahei" w:hAnsi="Microsoft Yahei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Microsoft Yahei" w:cs="Microsoft Yahei" w:eastAsia="Microsoft Yahei" w:hAnsi="Microsoft Yahei"/>
        <w:u w:val="none"/>
      </w:rPr>
    </w:lvl>
  </w:abstractNum>
  <w:abstractNum w:abstractNumId="315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0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21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5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28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  <w:num w:numId="247">
    <w:abstractNumId w:val="247"/>
  </w:num>
  <w:num w:numId="248">
    <w:abstractNumId w:val="248"/>
  </w:num>
  <w:num w:numId="249">
    <w:abstractNumId w:val="249"/>
  </w:num>
  <w:num w:numId="250">
    <w:abstractNumId w:val="250"/>
  </w:num>
  <w:num w:numId="251">
    <w:abstractNumId w:val="251"/>
  </w:num>
  <w:num w:numId="252">
    <w:abstractNumId w:val="252"/>
  </w:num>
  <w:num w:numId="253">
    <w:abstractNumId w:val="253"/>
  </w:num>
  <w:num w:numId="254">
    <w:abstractNumId w:val="254"/>
  </w:num>
  <w:num w:numId="255">
    <w:abstractNumId w:val="255"/>
  </w:num>
  <w:num w:numId="256">
    <w:abstractNumId w:val="256"/>
  </w:num>
  <w:num w:numId="257">
    <w:abstractNumId w:val="257"/>
  </w:num>
  <w:num w:numId="258">
    <w:abstractNumId w:val="258"/>
  </w:num>
  <w:num w:numId="259">
    <w:abstractNumId w:val="259"/>
  </w:num>
  <w:num w:numId="260">
    <w:abstractNumId w:val="260"/>
  </w:num>
  <w:num w:numId="261">
    <w:abstractNumId w:val="261"/>
  </w:num>
  <w:num w:numId="262">
    <w:abstractNumId w:val="262"/>
  </w:num>
  <w:num w:numId="263">
    <w:abstractNumId w:val="263"/>
  </w:num>
  <w:num w:numId="264">
    <w:abstractNumId w:val="264"/>
  </w:num>
  <w:num w:numId="265">
    <w:abstractNumId w:val="265"/>
  </w:num>
  <w:num w:numId="266">
    <w:abstractNumId w:val="266"/>
  </w:num>
  <w:num w:numId="267">
    <w:abstractNumId w:val="267"/>
  </w:num>
  <w:num w:numId="268">
    <w:abstractNumId w:val="268"/>
  </w:num>
  <w:num w:numId="269">
    <w:abstractNumId w:val="269"/>
  </w:num>
  <w:num w:numId="270">
    <w:abstractNumId w:val="270"/>
  </w:num>
  <w:num w:numId="271">
    <w:abstractNumId w:val="271"/>
  </w:num>
  <w:num w:numId="272">
    <w:abstractNumId w:val="272"/>
  </w:num>
  <w:num w:numId="273">
    <w:abstractNumId w:val="273"/>
  </w:num>
  <w:num w:numId="274">
    <w:abstractNumId w:val="274"/>
  </w:num>
  <w:num w:numId="275">
    <w:abstractNumId w:val="275"/>
  </w:num>
  <w:num w:numId="276">
    <w:abstractNumId w:val="276"/>
  </w:num>
  <w:num w:numId="277">
    <w:abstractNumId w:val="277"/>
  </w:num>
  <w:num w:numId="278">
    <w:abstractNumId w:val="278"/>
  </w:num>
  <w:num w:numId="279">
    <w:abstractNumId w:val="279"/>
  </w:num>
  <w:num w:numId="280">
    <w:abstractNumId w:val="280"/>
  </w:num>
  <w:num w:numId="281">
    <w:abstractNumId w:val="281"/>
  </w:num>
  <w:num w:numId="282">
    <w:abstractNumId w:val="282"/>
  </w:num>
  <w:num w:numId="283">
    <w:abstractNumId w:val="283"/>
  </w:num>
  <w:num w:numId="284">
    <w:abstractNumId w:val="284"/>
  </w:num>
  <w:num w:numId="285">
    <w:abstractNumId w:val="285"/>
  </w:num>
  <w:num w:numId="286">
    <w:abstractNumId w:val="286"/>
  </w:num>
  <w:num w:numId="287">
    <w:abstractNumId w:val="287"/>
  </w:num>
  <w:num w:numId="288">
    <w:abstractNumId w:val="288"/>
  </w:num>
  <w:num w:numId="289">
    <w:abstractNumId w:val="289"/>
  </w:num>
  <w:num w:numId="290">
    <w:abstractNumId w:val="290"/>
  </w:num>
  <w:num w:numId="291">
    <w:abstractNumId w:val="291"/>
  </w:num>
  <w:num w:numId="292">
    <w:abstractNumId w:val="292"/>
  </w:num>
  <w:num w:numId="293">
    <w:abstractNumId w:val="293"/>
  </w:num>
  <w:num w:numId="294">
    <w:abstractNumId w:val="294"/>
  </w:num>
  <w:num w:numId="295">
    <w:abstractNumId w:val="295"/>
  </w:num>
  <w:num w:numId="296">
    <w:abstractNumId w:val="296"/>
  </w:num>
  <w:num w:numId="297">
    <w:abstractNumId w:val="297"/>
  </w:num>
  <w:num w:numId="298">
    <w:abstractNumId w:val="298"/>
  </w:num>
  <w:num w:numId="299">
    <w:abstractNumId w:val="299"/>
  </w:num>
  <w:num w:numId="300">
    <w:abstractNumId w:val="300"/>
  </w:num>
  <w:num w:numId="301">
    <w:abstractNumId w:val="301"/>
  </w:num>
  <w:num w:numId="302">
    <w:abstractNumId w:val="302"/>
  </w:num>
  <w:num w:numId="303">
    <w:abstractNumId w:val="303"/>
  </w:num>
  <w:num w:numId="304">
    <w:abstractNumId w:val="304"/>
  </w:num>
  <w:num w:numId="305">
    <w:abstractNumId w:val="305"/>
  </w:num>
  <w:num w:numId="306">
    <w:abstractNumId w:val="306"/>
  </w:num>
  <w:num w:numId="307">
    <w:abstractNumId w:val="307"/>
  </w:num>
  <w:num w:numId="308">
    <w:abstractNumId w:val="308"/>
  </w:num>
  <w:num w:numId="309">
    <w:abstractNumId w:val="309"/>
  </w:num>
  <w:num w:numId="310">
    <w:abstractNumId w:val="310"/>
  </w:num>
  <w:num w:numId="311">
    <w:abstractNumId w:val="311"/>
  </w:num>
  <w:num w:numId="312">
    <w:abstractNumId w:val="312"/>
  </w:num>
  <w:num w:numId="313">
    <w:abstractNumId w:val="313"/>
  </w:num>
  <w:num w:numId="314">
    <w:abstractNumId w:val="314"/>
  </w:num>
  <w:num w:numId="315">
    <w:abstractNumId w:val="315"/>
  </w:num>
  <w:num w:numId="316">
    <w:abstractNumId w:val="316"/>
  </w:num>
  <w:num w:numId="317">
    <w:abstractNumId w:val="317"/>
  </w:num>
  <w:num w:numId="318">
    <w:abstractNumId w:val="318"/>
  </w:num>
  <w:num w:numId="319">
    <w:abstractNumId w:val="319"/>
  </w:num>
  <w:num w:numId="320">
    <w:abstractNumId w:val="320"/>
  </w:num>
  <w:num w:numId="321">
    <w:abstractNumId w:val="321"/>
  </w:num>
  <w:num w:numId="322">
    <w:abstractNumId w:val="322"/>
  </w:num>
  <w:num w:numId="323">
    <w:abstractNumId w:val="323"/>
  </w:num>
  <w:num w:numId="324">
    <w:abstractNumId w:val="324"/>
  </w:num>
  <w:num w:numId="325">
    <w:abstractNumId w:val="325"/>
  </w:num>
  <w:num w:numId="326">
    <w:abstractNumId w:val="326"/>
  </w:num>
  <w:num w:numId="327">
    <w:abstractNumId w:val="327"/>
  </w:num>
  <w:num w:numId="328">
    <w:abstractNumId w:val="328"/>
  </w:num>
  <w:num w:numId="329">
    <w:abstractNumId w:val="329"/>
  </w:num>
  <w:num w:numId="330">
    <w:abstractNumId w:val="330"/>
  </w:num>
  <w:num w:numId="331">
    <w:abstractNumId w:val="3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7">
    <w:name w:val="heading 7"/>
    <w:link w:val="70"/>
    <w:semiHidden w:val="1"/>
    <w:qFormat w:val="1"/>
    <w:pPr>
      <w:keepNext w:val="1"/>
      <w:keepLines w:val="1"/>
      <w:spacing w:after="0" w:before="40"/>
      <w:outlineLvl w:val="6"/>
    </w:pPr>
    <w:rPr>
      <w:rFonts w:ascii="Aptos" w:hAnsi="Aptos"/>
      <w:color w:val="595959" w:themeColor="text1" w:themeTint="0000A6"/>
    </w:rPr>
  </w:style>
  <w:style w:type="paragraph" w:styleId="8">
    <w:name w:val="heading 8"/>
    <w:link w:val="80"/>
    <w:semiHidden w:val="1"/>
    <w:qFormat w:val="1"/>
    <w:pPr>
      <w:keepNext w:val="1"/>
      <w:keepLines w:val="1"/>
      <w:spacing w:after="0"/>
      <w:outlineLvl w:val="7"/>
    </w:pPr>
    <w:rPr>
      <w:rFonts w:ascii="Aptos" w:hAnsi="Aptos"/>
      <w:i w:val="1"/>
      <w:iCs w:val="1"/>
      <w:color w:val="272727" w:themeColor="text1" w:themeTint="0000D8"/>
    </w:rPr>
  </w:style>
  <w:style w:type="paragraph" w:styleId="9">
    <w:name w:val="heading 9"/>
    <w:link w:val="90"/>
    <w:semiHidden w:val="1"/>
    <w:qFormat w:val="1"/>
    <w:pPr>
      <w:keepNext w:val="1"/>
      <w:keepLines w:val="1"/>
      <w:spacing w:after="0"/>
      <w:outlineLvl w:val="8"/>
    </w:pPr>
    <w:rPr>
      <w:rFonts w:ascii="Aptos" w:hAnsi="Aptos"/>
      <w:color w:val="272727" w:themeColor="text1" w:themeTint="0000D8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a4">
    <w:name w:val="Normal (Web)"/>
    <w:uiPriority w:val="99"/>
    <w:pPr>
      <w:spacing w:after="100" w:afterAutospacing="1" w:before="100" w:beforeAutospacing="1" w:line="240" w:lineRule="auto"/>
    </w:pPr>
    <w:rPr>
      <w:rFonts w:ascii="Times New Roman" w:hAnsi="Times New Roman"/>
      <w:sz w:val="24"/>
      <w:szCs w:val="24"/>
    </w:rPr>
  </w:style>
  <w:style w:type="paragraph" w:styleId="a5">
    <w:name w:val="annotation text"/>
    <w:link w:val="a6"/>
    <w:semiHidden w:val="1"/>
    <w:pPr>
      <w:spacing w:line="240" w:lineRule="auto"/>
    </w:pPr>
    <w:rPr>
      <w:sz w:val="20"/>
      <w:szCs w:val="20"/>
    </w:rPr>
  </w:style>
  <w:style w:type="paragraph" w:styleId="a7">
    <w:name w:val="annotation subject"/>
    <w:basedOn w:val="a5"/>
    <w:next w:val="a5"/>
    <w:link w:val="a8"/>
    <w:semiHidden w:val="1"/>
    <w:rPr>
      <w:b w:val="1"/>
      <w:bCs w:val="1"/>
    </w:rPr>
  </w:style>
  <w:style w:type="paragraph" w:styleId="rvps2" w:customStyle="1">
    <w:name w:val="rvps2"/>
    <w:pPr>
      <w:spacing w:after="100" w:afterAutospacing="1" w:before="100" w:beforeAutospacing="1" w:line="240" w:lineRule="auto"/>
    </w:pPr>
    <w:rPr>
      <w:rFonts w:ascii="Times New Roman" w:hAnsi="Times New Roman"/>
      <w:sz w:val="24"/>
      <w:szCs w:val="24"/>
    </w:rPr>
  </w:style>
  <w:style w:type="paragraph" w:styleId="a9">
    <w:name w:val="List Paragraph"/>
    <w:qFormat w:val="1"/>
    <w:pPr>
      <w:ind w:left="720"/>
      <w:contextualSpacing w:val="1"/>
    </w:pPr>
  </w:style>
  <w:style w:type="paragraph" w:styleId="TableParagraph" w:customStyle="1">
    <w:name w:val="Table Paragraph"/>
    <w:qFormat w:val="1"/>
    <w:pPr>
      <w:widowControl w:val="0"/>
      <w:spacing w:after="0" w:before="60" w:line="240" w:lineRule="auto"/>
      <w:ind w:left="241"/>
    </w:pPr>
    <w:rPr>
      <w:rFonts w:ascii="Times New Roman" w:hAnsi="Times New Roman"/>
      <w:lang w:eastAsia="en-US"/>
    </w:rPr>
  </w:style>
  <w:style w:type="paragraph" w:styleId="aa">
    <w:name w:val="Balloon Text"/>
    <w:link w:val="ab"/>
    <w:semiHidden w:val="1"/>
    <w:pPr>
      <w:spacing w:after="0" w:line="240" w:lineRule="auto"/>
    </w:pPr>
    <w:rPr>
      <w:rFonts w:ascii="Segoe UI" w:hAnsi="Segoe UI"/>
      <w:sz w:val="18"/>
      <w:szCs w:val="18"/>
    </w:rPr>
  </w:style>
  <w:style w:type="paragraph" w:styleId="msonormal0" w:customStyle="1">
    <w:name w:val="msonormal"/>
    <w:pPr>
      <w:spacing w:after="100" w:afterAutospacing="1" w:before="100" w:beforeAutospacing="1" w:line="240" w:lineRule="auto"/>
    </w:pPr>
    <w:rPr>
      <w:rFonts w:ascii="Times New Roman" w:hAnsi="Times New Roman"/>
      <w:sz w:val="24"/>
      <w:szCs w:val="24"/>
    </w:rPr>
  </w:style>
  <w:style w:type="paragraph" w:styleId="ac">
    <w:name w:val="Quote"/>
    <w:link w:val="ad"/>
    <w:qFormat w:val="1"/>
    <w:pPr>
      <w:spacing w:before="160"/>
      <w:jc w:val="center"/>
    </w:pPr>
    <w:rPr>
      <w:rFonts w:ascii="Aptos" w:hAnsi="Aptos"/>
      <w:i w:val="1"/>
      <w:iCs w:val="1"/>
      <w:color w:val="404040" w:themeColor="text1" w:themeTint="0000BF"/>
    </w:rPr>
  </w:style>
  <w:style w:type="paragraph" w:styleId="ae">
    <w:name w:val="Intense Quote"/>
    <w:link w:val="af"/>
    <w:qFormat w:val="1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rFonts w:ascii="Aptos" w:hAnsi="Aptos"/>
      <w:i w:val="1"/>
      <w:iCs w:val="1"/>
      <w:color w:val="2f5496" w:themeColor="accent1" w:themeShade="0000BF"/>
    </w:rPr>
  </w:style>
  <w:style w:type="character" w:styleId="af0">
    <w:name w:val="line number"/>
    <w:basedOn w:val="a0"/>
    <w:semiHidden w:val="1"/>
  </w:style>
  <w:style w:type="character" w:styleId="af1">
    <w:name w:val="Hyperlink"/>
    <w:basedOn w:val="a0"/>
    <w:rPr>
      <w:color w:val="0000ff"/>
      <w:u w:val="single"/>
    </w:rPr>
  </w:style>
  <w:style w:type="character" w:styleId="apple-tab-span" w:customStyle="1">
    <w:name w:val="apple-tab-span"/>
    <w:basedOn w:val="a0"/>
  </w:style>
  <w:style w:type="character" w:styleId="af2">
    <w:name w:val="annotation reference"/>
    <w:basedOn w:val="a0"/>
    <w:semiHidden w:val="1"/>
    <w:rPr>
      <w:sz w:val="16"/>
      <w:szCs w:val="16"/>
    </w:rPr>
  </w:style>
  <w:style w:type="character" w:styleId="a6" w:customStyle="1">
    <w:name w:val="Текст примітки Знак"/>
    <w:basedOn w:val="a0"/>
    <w:link w:val="a5"/>
    <w:semiHidden w:val="1"/>
    <w:rPr>
      <w:sz w:val="20"/>
      <w:szCs w:val="20"/>
    </w:rPr>
  </w:style>
  <w:style w:type="character" w:styleId="a8" w:customStyle="1">
    <w:name w:val="Тема примітки Знак"/>
    <w:basedOn w:val="a6"/>
    <w:link w:val="a7"/>
    <w:semiHidden w:val="1"/>
    <w:rPr>
      <w:b w:val="1"/>
      <w:bCs w:val="1"/>
      <w:sz w:val="20"/>
      <w:szCs w:val="20"/>
    </w:rPr>
  </w:style>
  <w:style w:type="character" w:styleId="rvts46" w:customStyle="1">
    <w:name w:val="rvts46"/>
    <w:basedOn w:val="a0"/>
  </w:style>
  <w:style w:type="character" w:styleId="rvts11" w:customStyle="1">
    <w:name w:val="rvts11"/>
    <w:basedOn w:val="a0"/>
  </w:style>
  <w:style w:type="character" w:styleId="20" w:customStyle="1">
    <w:name w:val="Заголовок 2 Знак"/>
    <w:basedOn w:val="a0"/>
    <w:rPr>
      <w:b w:val="1"/>
      <w:sz w:val="36"/>
      <w:szCs w:val="36"/>
    </w:rPr>
  </w:style>
  <w:style w:type="character" w:styleId="30" w:customStyle="1">
    <w:name w:val="Заголовок 3 Знак"/>
    <w:basedOn w:val="a0"/>
    <w:semiHidden w:val="1"/>
    <w:rPr>
      <w:b w:val="1"/>
      <w:sz w:val="28"/>
      <w:szCs w:val="28"/>
    </w:rPr>
  </w:style>
  <w:style w:type="character" w:styleId="10" w:customStyle="1">
    <w:name w:val="Заголовок 1 Знак"/>
    <w:basedOn w:val="a0"/>
    <w:rPr>
      <w:b w:val="1"/>
      <w:sz w:val="48"/>
      <w:szCs w:val="48"/>
    </w:rPr>
  </w:style>
  <w:style w:type="character" w:styleId="ab" w:customStyle="1">
    <w:name w:val="Текст у виносці Знак"/>
    <w:basedOn w:val="a0"/>
    <w:link w:val="aa"/>
    <w:semiHidden w:val="1"/>
    <w:rPr>
      <w:rFonts w:ascii="Segoe UI" w:hAnsi="Segoe UI"/>
      <w:sz w:val="18"/>
      <w:szCs w:val="18"/>
    </w:rPr>
  </w:style>
  <w:style w:type="character" w:styleId="70" w:customStyle="1">
    <w:name w:val="Заголовок 7 Знак"/>
    <w:basedOn w:val="a0"/>
    <w:link w:val="7"/>
    <w:semiHidden w:val="1"/>
    <w:rPr>
      <w:rFonts w:ascii="Aptos" w:hAnsi="Aptos"/>
      <w:color w:val="595959" w:themeColor="text1" w:themeTint="0000A6"/>
    </w:rPr>
  </w:style>
  <w:style w:type="character" w:styleId="80" w:customStyle="1">
    <w:name w:val="Заголовок 8 Знак"/>
    <w:basedOn w:val="a0"/>
    <w:link w:val="8"/>
    <w:semiHidden w:val="1"/>
    <w:rPr>
      <w:rFonts w:ascii="Aptos" w:hAnsi="Aptos"/>
      <w:i w:val="1"/>
      <w:iCs w:val="1"/>
      <w:color w:val="272727" w:themeColor="text1" w:themeTint="0000D8"/>
    </w:rPr>
  </w:style>
  <w:style w:type="character" w:styleId="90" w:customStyle="1">
    <w:name w:val="Заголовок 9 Знак"/>
    <w:basedOn w:val="a0"/>
    <w:link w:val="9"/>
    <w:semiHidden w:val="1"/>
    <w:rPr>
      <w:rFonts w:ascii="Aptos" w:hAnsi="Aptos"/>
      <w:color w:val="272727" w:themeColor="text1" w:themeTint="0000D8"/>
    </w:rPr>
  </w:style>
  <w:style w:type="character" w:styleId="ad" w:customStyle="1">
    <w:name w:val="Цитата Знак"/>
    <w:basedOn w:val="a0"/>
    <w:link w:val="ac"/>
    <w:rPr>
      <w:rFonts w:ascii="Aptos" w:hAnsi="Aptos"/>
      <w:i w:val="1"/>
      <w:iCs w:val="1"/>
      <w:color w:val="404040" w:themeColor="text1" w:themeTint="0000BF"/>
    </w:rPr>
  </w:style>
  <w:style w:type="character" w:styleId="af" w:customStyle="1">
    <w:name w:val="Насичена цитата Знак"/>
    <w:basedOn w:val="a0"/>
    <w:link w:val="ae"/>
    <w:rPr>
      <w:rFonts w:ascii="Aptos" w:hAnsi="Aptos"/>
      <w:i w:val="1"/>
      <w:iCs w:val="1"/>
      <w:color w:val="2f5496" w:themeColor="accent1" w:themeShade="0000BF"/>
    </w:rPr>
  </w:style>
  <w:style w:type="character" w:styleId="40" w:customStyle="1">
    <w:name w:val="Заголовок 4 Знак"/>
    <w:basedOn w:val="a0"/>
    <w:semiHidden w:val="1"/>
    <w:rPr>
      <w:b w:val="1"/>
      <w:sz w:val="24"/>
      <w:szCs w:val="24"/>
    </w:rPr>
  </w:style>
  <w:style w:type="character" w:styleId="50" w:customStyle="1">
    <w:name w:val="Заголовок 5 Знак"/>
    <w:basedOn w:val="a0"/>
    <w:semiHidden w:val="1"/>
    <w:rPr>
      <w:b w:val="1"/>
    </w:rPr>
  </w:style>
  <w:style w:type="character" w:styleId="60" w:customStyle="1">
    <w:name w:val="Заголовок 6 Знак"/>
    <w:basedOn w:val="a0"/>
    <w:semiHidden w:val="1"/>
    <w:rPr>
      <w:b w:val="1"/>
      <w:sz w:val="20"/>
      <w:szCs w:val="20"/>
    </w:rPr>
  </w:style>
  <w:style w:type="character" w:styleId="af3" w:customStyle="1">
    <w:name w:val="Назва Знак"/>
    <w:basedOn w:val="a0"/>
    <w:rPr>
      <w:b w:val="1"/>
      <w:sz w:val="72"/>
      <w:szCs w:val="72"/>
    </w:rPr>
  </w:style>
  <w:style w:type="character" w:styleId="af4" w:customStyle="1">
    <w:name w:val="Підзаголовок Знак"/>
    <w:basedOn w:val="a0"/>
    <w:rPr>
      <w:rFonts w:ascii="Georgia" w:hAnsi="Georgia"/>
      <w:i w:val="1"/>
      <w:color w:val="666666"/>
      <w:sz w:val="48"/>
      <w:szCs w:val="48"/>
    </w:rPr>
  </w:style>
  <w:style w:type="character" w:styleId="af5">
    <w:name w:val="Intense Emphasis"/>
    <w:basedOn w:val="a0"/>
    <w:qFormat w:val="1"/>
    <w:rPr>
      <w:i w:val="1"/>
      <w:iCs w:val="1"/>
      <w:color w:val="2f5496" w:themeColor="accent1" w:themeShade="0000BF"/>
    </w:rPr>
  </w:style>
  <w:style w:type="character" w:styleId="af6">
    <w:name w:val="Intense Reference"/>
    <w:basedOn w:val="a0"/>
    <w:qFormat w:val="1"/>
    <w:rPr>
      <w:b w:val="1"/>
      <w:bCs w:val="1"/>
      <w:smallCaps w:val="1"/>
      <w:color w:val="2f5496" w:themeColor="accent1" w:themeShade="0000BF"/>
      <w:spacing w:val="5"/>
    </w:rPr>
  </w:style>
  <w:style w:type="table" w:styleId="11">
    <w:name w:val="Table Simple 1"/>
    <w:basedOn w:val="a1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f7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8">
    <w:name w:val="Table Grid"/>
    <w:basedOn w:val="a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fa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b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c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d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e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loinc.org/52973-5" TargetMode="External"/><Relationship Id="rId11" Type="http://schemas.openxmlformats.org/officeDocument/2006/relationships/hyperlink" Target="https://services.dtkt.ua/classifiers/prof/subgroups/820" TargetMode="External"/><Relationship Id="rId10" Type="http://schemas.openxmlformats.org/officeDocument/2006/relationships/hyperlink" Target="https://services.dtkt.ua/classifiers/prof/subgroups/820" TargetMode="External"/><Relationship Id="rId13" Type="http://schemas.openxmlformats.org/officeDocument/2006/relationships/hyperlink" Target="https://loinc.org/46099-8" TargetMode="External"/><Relationship Id="rId12" Type="http://schemas.openxmlformats.org/officeDocument/2006/relationships/hyperlink" Target="https://loinc.org/16362-6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zakon.rada.gov.ua/laws/show/174-2023-%D0%BF" TargetMode="External"/><Relationship Id="rId15" Type="http://schemas.openxmlformats.org/officeDocument/2006/relationships/hyperlink" Target="https://loinc.org/14800-7" TargetMode="External"/><Relationship Id="rId14" Type="http://schemas.openxmlformats.org/officeDocument/2006/relationships/hyperlink" Target="https://loinc.org/14933-6" TargetMode="External"/><Relationship Id="rId17" Type="http://schemas.openxmlformats.org/officeDocument/2006/relationships/hyperlink" Target="https://loinc.org/38477-6" TargetMode="External"/><Relationship Id="rId16" Type="http://schemas.openxmlformats.org/officeDocument/2006/relationships/hyperlink" Target="https://loinc.org/2399-4" TargetMode="External"/><Relationship Id="rId5" Type="http://schemas.openxmlformats.org/officeDocument/2006/relationships/numbering" Target="numbering.xml"/><Relationship Id="rId19" Type="http://schemas.openxmlformats.org/officeDocument/2006/relationships/hyperlink" Target="https://loinc.org/13953-5" TargetMode="External"/><Relationship Id="rId6" Type="http://schemas.openxmlformats.org/officeDocument/2006/relationships/styles" Target="styles.xml"/><Relationship Id="rId18" Type="http://schemas.openxmlformats.org/officeDocument/2006/relationships/hyperlink" Target="https://loinc.org/104263-9" TargetMode="Externa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VQCY5BNUU6l+q+2fi5zWPTSTDQ==">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2024-09-09T13:52:00Z</dcterms:created>
  <dc:creator>Елена Ковалёва</dc:creator>
</cp:coreProperties>
</file>