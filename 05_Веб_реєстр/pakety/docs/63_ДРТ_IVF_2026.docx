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DF">
      <w:pPr>
        <w:pStyle w:val="Heading1"/>
        <w:shd w:fill="ffffff" w:val="clear"/>
        <w:spacing w:after="0" w:before="240" w:line="240" w:lineRule="auto"/>
        <w:jc w:val="center"/>
        <w:rPr/>
      </w:pPr>
      <w:bookmarkStart w:colFirst="0" w:colLast="0" w:name="_heading=h.q1qu06nt3qh1" w:id="68"/>
      <w:bookmarkEnd w:id="68"/>
      <w:r w:rsidDel="00000000" w:rsidR="00000000" w:rsidRPr="00000000">
        <w:rPr>
          <w:rFonts w:ascii="Times New Roman" w:cs="Times New Roman" w:eastAsia="Times New Roman" w:hAnsi="Times New Roman"/>
          <w:sz w:val="24"/>
          <w:szCs w:val="24"/>
          <w:rtl w:val="0"/>
        </w:rPr>
        <w:t xml:space="preserve">63.ЛІКУВАННЯ БЕЗПЛІДДЯ ЗА ДОПОМОГОЮ ДОПОМІЖНИХ РЕПРОДУКТИВНИХ ТЕХНОЛОГІЙ (ЗАПЛІДНЕННЯ ІN VITRO)</w:t>
      </w:r>
      <w:r w:rsidDel="00000000" w:rsidR="00000000" w:rsidRPr="00000000">
        <w:rPr>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E0">
      <w:pPr>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E1">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Оцінювання результатів попередніх обстежень та медичних документів, проведення огляду та консультування пацієнтів (повнолітніх жінки та чоловіка) щодо підтвердження показань або визначення протипоказань для лікування безпліддя за допомогою допоміжних репродуктивних технологій (ДРТ) відповідно до галузевих стандартів у сфері охорони здоров’я та за добровільною згодою жінки та чоловіка.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E2">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контрольованої медикаментозної стимуляції яєчників у жінки, яка підлягає лікуванню за допомогою ДРТ, здійснення моніторингу за фолікулогенезом (ростом фолікулів) та розвитком ендометрію.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E3">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аспірації вмісту фолікулів яєчників під контролем ультразвукового дослідження та пошук ооцитів у фолікулярній рідині жінки, яка підлягає лікуванню за допомогою ДРТ.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E4">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Знеболення етапу трансвагінальної аспірації фолікулів яєчників.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E5">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Отримання сперми від чоловіка жінки, яка має показання до лікування безпліддя за допомогою ДРТ, а також спеціальна обробка сперми та підготовка її до запліднення.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E6">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етапу запліднення яйцеклітин спермою (інсемінація ооцитів та/або ін’єкція сперміїв в цитоплазму ооцитів) чоловіка, а також культивування отриманих ембріонів в лабораторії.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E7">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ембріотрансферу, у т.ч. кріоембріотрансферу кріоконсервованого ембріону, в порожнину матки (не більше двох ембріонів за один ембріотрансфер).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E8">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за станом пацієнтки після ембріотрансферу ембріону/ембріонів в порожнину матки до настання вагітності.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E9">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Консультація лікаря-анестезіолога та забезпечення знеболення етапу трансвагінальної аспірації фолікулів яєчників.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EA">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рівня загального хоріонічного гонадотропіну людини (ХГЛ) в крові 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EB">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ультразвукового дослідження органів малого тазу.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EC">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Вибір схеми стимуляції, лікарських засобів, корекція їх доз з урахуванням індивідуальних особливостей пацієнтки, результатів клінічного, ультразвукового обстеження та моніторингу.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ED">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лікарськими засобами для проведення усіх етапів циклу ДРТ.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EE">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Інформування жінки та чоловіка про можливу неефективність спроб ДРТ (ненастання вагітності) та можливе виникнення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EF">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Інформування жінок про можливу необхідність кріоконсервації (вітріфікації) усіх наявних ембріонів та відкладення ембріотрансферу ембріонів за медичними показаннями.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F0">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преімплантаційної медико-генетичної діагностики ембріону за медичними показаннями.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F1">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Призначення жінці лікарських засобів для подальшого їх прийому під час вагітності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F2">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медичної допомоги у разі виникнення ускладнень під час проведення циклу ДРТ, зокрема госпіталізація жінки до закладу охорони здоров’я, де проводився цикл ДРТ, або скерування жінки в інший заклад охорони здоров’я за потребою.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F3">
      <w:pPr>
        <w:numPr>
          <w:ilvl w:val="0"/>
          <w:numId w:val="12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медичної допомоги подружній парі за методиками ДРТ в умовах дотримання конфіденційності.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F4">
      <w:pPr>
        <w:keepNext w:val="1"/>
        <w:keepLines w:val="1"/>
        <w:pBdr>
          <w:top w:space="0" w:sz="0" w:val="nil"/>
          <w:left w:space="0" w:sz="0" w:val="nil"/>
          <w:bottom w:space="0" w:sz="0" w:val="nil"/>
          <w:right w:space="0" w:sz="0" w:val="nil"/>
          <w:between w:space="0" w:sz="0" w:val="nil"/>
        </w:pBdr>
        <w:shd w:fill="ffffff" w:val="clear"/>
        <w:spacing w:after="0" w:before="240" w:line="240" w:lineRule="auto"/>
        <w:jc w:val="center"/>
        <w:rPr>
          <w:rFonts w:ascii="Times New Roman" w:cs="Times New Roman" w:eastAsia="Times New Roman" w:hAnsi="Times New Roman"/>
          <w:b w:val="1"/>
          <w:bCs w:val="1"/>
          <w:color w:val="000000"/>
          <w:sz w:val="24"/>
          <w:szCs w:val="24"/>
        </w:rPr>
      </w:pPr>
      <w:bookmarkStart w:colFirst="0" w:colLast="0" w:name="_heading=h.tfbjr98ramlc" w:id="69"/>
      <w:bookmarkEnd w:id="69"/>
      <w:r w:rsidDel="00000000" w:rsidR="00000000" w:rsidRPr="00000000">
        <w:rPr>
          <w:rFonts w:ascii="Times New Roman" w:cs="Times New Roman" w:eastAsia="Times New Roman" w:hAnsi="Times New Roman"/>
          <w:b w:val="1"/>
          <w:bCs w:val="1"/>
          <w:color w:val="000000"/>
          <w:sz w:val="24"/>
          <w:szCs w:val="24"/>
          <w:rtl w:val="0"/>
        </w:rPr>
        <w:t xml:space="preserve">ЛІКУВАННЯ БЕЗПЛІДДЯ ЗА ДОПОМОГОЮ ДОПОМІЖНИХ РЕПРОДУКТИВНИХ ТЕХНОЛОГІЙ (ЗАПЛІДНЕННЯ ІN VITRO)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F5">
      <w:pPr>
        <w:shd w:fill="ffffff" w:val="clea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F6">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 </w:t>
      </w:r>
      <w:r w:rsidDel="00000000" w:rsidR="00000000" w:rsidRPr="00000000">
        <w:rPr>
          <w:rFonts w:ascii="Times New Roman" w:cs="Times New Roman" w:eastAsia="Times New Roman" w:hAnsi="Times New Roman"/>
          <w:sz w:val="24"/>
          <w:szCs w:val="24"/>
          <w:rtl w:val="0"/>
        </w:rPr>
        <w:t xml:space="preserve">амбулаторно або стаціонарно, в умовах денного стаціонару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F7">
      <w:pPr>
        <w:shd w:fill="ffffff" w:val="clea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F8">
      <w:pPr>
        <w:numPr>
          <w:ilvl w:val="0"/>
          <w:numId w:val="12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від лікаря акушера-гінеколога ЗОЗ, де створено мультидисциплірнарний консиліум, який скеровує жінок на лікування безпліддя за допомогою допоміжних репродуктивних технологій за рахунок коштів програми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F9">
      <w:pPr>
        <w:numPr>
          <w:ilvl w:val="0"/>
          <w:numId w:val="12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вік пацієнтки на момент початку циклу не більше 40 років;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FA">
      <w:pPr>
        <w:shd w:fill="ffffff" w:val="clear"/>
        <w:spacing w:after="0" w:line="240" w:lineRule="auto"/>
        <w:ind w:left="10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Коди діагнозів: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FB">
      <w:pPr>
        <w:shd w:fill="ffffff" w:val="clear"/>
        <w:spacing w:after="0" w:line="240" w:lineRule="auto"/>
        <w:ind w:left="10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N97.0 Жіноче безпліддя, пов'язане з відсутністю овуляції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FC">
      <w:pPr>
        <w:shd w:fill="ffffff" w:val="clear"/>
        <w:spacing w:after="0" w:line="240" w:lineRule="auto"/>
        <w:ind w:left="10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N97.1 Жіноче безпліддя трубного походження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FD">
      <w:pPr>
        <w:shd w:fill="ffffff" w:val="clear"/>
        <w:spacing w:after="0" w:line="240" w:lineRule="auto"/>
        <w:ind w:left="10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N97.2 Жіноче безпліддя маткового походження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FE">
      <w:pPr>
        <w:shd w:fill="ffffff" w:val="clear"/>
        <w:spacing w:after="0" w:line="240" w:lineRule="auto"/>
        <w:ind w:left="10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N97.3 Жіноче безпліддя шийкового походження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FF">
      <w:pPr>
        <w:shd w:fill="ffffff" w:val="clear"/>
        <w:spacing w:after="0" w:line="240" w:lineRule="auto"/>
        <w:ind w:left="10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N97.4 Жіноче безпліддя, пов'язане з чоловічими факторами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00">
      <w:pPr>
        <w:shd w:fill="ffffff" w:val="clear"/>
        <w:spacing w:after="0" w:line="240" w:lineRule="auto"/>
        <w:ind w:left="10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N97.8 Жіноче безпліддя іншого походження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01">
      <w:pPr>
        <w:shd w:fill="ffffff" w:val="clear"/>
        <w:spacing w:after="0" w:line="240" w:lineRule="auto"/>
        <w:ind w:left="10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N46.0 Чоловіче безпліддя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0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0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04">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Кабінет обладнаний УЗД-апаратом для огляду жінок.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05">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процедурної кімнати (спеціалізованої маніпуляційної) або малої операційної або операційної для проведення пункції фолікулів та ембріотрансферу ембріонів.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06">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приміщення для контролю за станом та розвитком ембріонів, обладнаного припливно-витяжною вентиляцію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07">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хірургічного стаціонару у надавача або наявність договору з іншою установою, яка має договір з НСЗУ за пакетом медичних гарантій «Хірургічні операції дорослим і дітям у стаціонарних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08">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затвердженого клінічного маршруту пацієнтів, у яких виникли ускладнення.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09">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приміщення, що виконує функції кріосховища з примусовою </w:t>
      </w:r>
      <w:r w:rsidDel="00000000" w:rsidR="00000000" w:rsidRPr="00000000">
        <w:rPr>
          <w:rFonts w:ascii="Times New Roman" w:cs="Times New Roman" w:eastAsia="Times New Roman" w:hAnsi="Times New Roman"/>
          <w:color w:val="333333"/>
          <w:sz w:val="24"/>
          <w:szCs w:val="24"/>
          <w:highlight w:val="white"/>
          <w:rtl w:val="0"/>
        </w:rPr>
        <w:t xml:space="preserve">вентиляцію.</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0A">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лабораторних досліджень у ЗОЗ або на умовах договору оренди, підряду та інших умов користування</w:t>
      </w:r>
      <w:r w:rsidDel="00000000" w:rsidR="00000000" w:rsidRPr="00000000">
        <w:rPr>
          <w:rFonts w:ascii="Times New Roman" w:cs="Times New Roman" w:eastAsia="Times New Roman" w:hAnsi="Times New Roman"/>
          <w:color w:val="333333"/>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0B">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огляду, консультування та оцінювання стану пацієнтів щодо підтвердження показань або визначення протипоказань для лікування безпліддя за допомогою ДРТ відповідно до галузевих стандартів у сфері 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0C">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контрольованої медикаментозної стимуляції яєчників у жінок, які підлягають лікуванню за допомогою ДРТ, здійснення моніторингу за фолікулогенезом та розвитком ендометрію.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0D">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аспірації вмісту фолікулів яєчників та пошук ооцитів у фолікулярній рідині жінок, які підлягають лікуванню за допомогою ДРТ.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0E">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отримання сперми від чоловіка жінки, яка має показання до лікування безпліддя за допомогою ДРТ, а також спеціальної обробки сперми та підготовки її до запліднення.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0F">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запліднення яйцеклітин спермою чоловіка (інсемінація ооцитів та/або ін’єкція сперміїв в цитоплазму ооцитів) та культивування ембріонів.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10">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ембріотрансферу, у т.ч. кріоембріотрансферу кріоконсервованого ембріону, в порожнину матки (не більше двох ембріонів за один ембріотрансфер).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11">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контролю за станом пацієнток після ембріотрансферу ембріону/ембріонів в порожнину матки до настання вагітності та підтримки лютеїнової фази стимульованого менструального циклу.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12">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знеболення етапу трансвагінальної аспірації фолікулів яєчників.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13">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ультразвукового дослідження органів малого тазу.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14">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медичної допомоги у разі виникнення ускладнень під час проведення циклу ДРТ, зокрема госпіталізація жінок у заклад охорони здоров’я (ЗОЗ), де проводився цикл ДРТ, або скеровування їх в інший заклад охорони здоров’я за потребою.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15">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консультуваннями іншими спеціалістами (</w:t>
      </w:r>
      <w:sdt>
        <w:sdtPr>
          <w:id w:val="256245389"/>
          <w:tag w:val="goog_rdk_332"/>
        </w:sdtPr>
        <w:sdtContent>
          <w:ins w:author="Julia" w:id="164" w:date="2026-05-18T14:29:04Z">
            <w:r w:rsidDel="00000000" w:rsidR="00000000" w:rsidRPr="00000000">
              <w:rPr>
                <w:rFonts w:ascii="Times New Roman" w:cs="Times New Roman" w:eastAsia="Times New Roman" w:hAnsi="Times New Roman"/>
                <w:sz w:val="24"/>
                <w:szCs w:val="24"/>
                <w:rtl w:val="0"/>
              </w:rPr>
              <w:t xml:space="preserve">лікарем-</w:t>
            </w:r>
          </w:ins>
        </w:sdtContent>
      </w:sdt>
      <w:r w:rsidDel="00000000" w:rsidR="00000000" w:rsidRPr="00000000">
        <w:rPr>
          <w:rFonts w:ascii="Times New Roman" w:cs="Times New Roman" w:eastAsia="Times New Roman" w:hAnsi="Times New Roman"/>
          <w:sz w:val="24"/>
          <w:szCs w:val="24"/>
          <w:rtl w:val="0"/>
        </w:rPr>
        <w:t xml:space="preserve">ендокринологом, </w:t>
      </w:r>
      <w:sdt>
        <w:sdtPr>
          <w:id w:val="880466208"/>
          <w:tag w:val="goog_rdk_333"/>
        </w:sdtPr>
        <w:sdtContent>
          <w:ins w:author="Julia" w:id="165" w:date="2026-05-18T14:29:08Z">
            <w:r w:rsidDel="00000000" w:rsidR="00000000" w:rsidRPr="00000000">
              <w:rPr>
                <w:rFonts w:ascii="Times New Roman" w:cs="Times New Roman" w:eastAsia="Times New Roman" w:hAnsi="Times New Roman"/>
                <w:sz w:val="24"/>
                <w:szCs w:val="24"/>
                <w:rtl w:val="0"/>
              </w:rPr>
              <w:t xml:space="preserve">лікарем-</w:t>
            </w:r>
          </w:ins>
        </w:sdtContent>
      </w:sdt>
      <w:r w:rsidDel="00000000" w:rsidR="00000000" w:rsidRPr="00000000">
        <w:rPr>
          <w:rFonts w:ascii="Times New Roman" w:cs="Times New Roman" w:eastAsia="Times New Roman" w:hAnsi="Times New Roman"/>
          <w:sz w:val="24"/>
          <w:szCs w:val="24"/>
          <w:rtl w:val="0"/>
        </w:rPr>
        <w:t xml:space="preserve">терапевтом, </w:t>
      </w:r>
      <w:sdt>
        <w:sdtPr>
          <w:id w:val="700329549"/>
          <w:tag w:val="goog_rdk_334"/>
        </w:sdtPr>
        <w:sdtContent>
          <w:ins w:author="Julia" w:id="166" w:date="2026-05-18T14:29:44Z">
            <w:r w:rsidDel="00000000" w:rsidR="00000000" w:rsidRPr="00000000">
              <w:rPr>
                <w:rFonts w:ascii="Times New Roman" w:cs="Times New Roman" w:eastAsia="Times New Roman" w:hAnsi="Times New Roman"/>
                <w:sz w:val="24"/>
                <w:szCs w:val="24"/>
                <w:rtl w:val="0"/>
              </w:rPr>
              <w:t xml:space="preserve">лікарем-</w:t>
            </w:r>
          </w:ins>
        </w:sdtContent>
      </w:sdt>
      <w:r w:rsidDel="00000000" w:rsidR="00000000" w:rsidRPr="00000000">
        <w:rPr>
          <w:rFonts w:ascii="Times New Roman" w:cs="Times New Roman" w:eastAsia="Times New Roman" w:hAnsi="Times New Roman"/>
          <w:sz w:val="24"/>
          <w:szCs w:val="24"/>
          <w:rtl w:val="0"/>
        </w:rPr>
        <w:t xml:space="preserve">генетиком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16">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внесення в ЕСОЗ інформації щодо наданих медичних послуг, передбачених специфікаціями, у т.ч. інтервенцій, наведених у додатку до пакету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17">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інформування пацієнтів про можливу неефективність спроб ДРТ (ненастання вагітності) та можливе виникнення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18">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інформування пацієнтів про можливість кріоконсервації решти ембріонів для використання в подальших циклах, а також про можливість проведення преімплантаційної медико-генетичної діагностики моногенних і хромосомних дефектів в ооцитах та в ембріонах на етапі до ембріотрансферу, та визначення статі ембріона для запобігання спадковим захворюванням, пов'язаним зі статтю генетичного обстеження ембріонів.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19">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лікарськими засобами для проведення усіх етапів циклу ДРТ.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1A">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дрібним лабораторним інвентарем, інструментарієм, витратними матеріалами та специфічними розчинами для проведення усіх етапів ДРТ.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1B">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сервісного контролю наявного обладнання, що використовується для надання послуг за методиками ДРТ, інженерами ЗОЗ або інших установ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1C">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з іншими надавачами медичних послуг для своєчасного та ефективного надання допомоги пацієнткам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1D">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медичної допомоги за методиками ДРТ в умовах дотримання конфіденційності.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1E">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1F">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дотримання галузевих стандартів з інфекційного контролю під час роботи з біоматеріалом та чітку ідентифікацію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20">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21">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22">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пацієнток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23">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24">
      <w:pPr>
        <w:numPr>
          <w:ilvl w:val="0"/>
          <w:numId w:val="12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25">
      <w:pPr>
        <w:shd w:fill="ffffff" w:val="clear"/>
        <w:spacing w:after="0" w:line="240"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26">
      <w:pPr>
        <w:shd w:fill="ffffff" w:val="clea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27">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За місцем надання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28">
      <w:pPr>
        <w:numPr>
          <w:ilvl w:val="0"/>
          <w:numId w:val="124"/>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Лікар</w:t>
      </w:r>
      <w:sdt>
        <w:sdtPr>
          <w:id w:val="-1634936718"/>
          <w:tag w:val="goog_rdk_335"/>
        </w:sdtPr>
        <w:sdtContent>
          <w:ins w:author="Julia" w:id="167" w:date="2026-05-18T14:39:02Z">
            <w:r w:rsidDel="00000000" w:rsidR="00000000" w:rsidRPr="00000000">
              <w:rPr>
                <w:rFonts w:ascii="Times New Roman" w:cs="Times New Roman" w:eastAsia="Times New Roman" w:hAnsi="Times New Roman"/>
                <w:sz w:val="24"/>
                <w:szCs w:val="24"/>
                <w:rtl w:val="0"/>
              </w:rPr>
              <w:t xml:space="preserve">-</w:t>
            </w:r>
          </w:ins>
        </w:sdtContent>
      </w:sdt>
      <w:sdt>
        <w:sdtPr>
          <w:id w:val="-709936636"/>
          <w:tag w:val="goog_rdk_336"/>
        </w:sdtPr>
        <w:sdtContent>
          <w:del w:author="Julia" w:id="167" w:date="2026-05-18T14:39:02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акушер-гінеколог – щонайменше 2 особи, які працюють за основним місцем роботи у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29">
      <w:pPr>
        <w:numPr>
          <w:ilvl w:val="0"/>
          <w:numId w:val="124"/>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Біолог-ембріолог або генетик та/або </w:t>
      </w:r>
      <w:sdt>
        <w:sdtPr>
          <w:id w:val="1384122633"/>
          <w:tag w:val="goog_rdk_337"/>
        </w:sdtPr>
        <w:sdtContent>
          <w:commentRangeStart w:id="81"/>
        </w:sdtContent>
      </w:sdt>
      <w:r w:rsidDel="00000000" w:rsidR="00000000" w:rsidRPr="00000000">
        <w:rPr>
          <w:rFonts w:ascii="Times New Roman" w:cs="Times New Roman" w:eastAsia="Times New Roman" w:hAnsi="Times New Roman"/>
          <w:sz w:val="24"/>
          <w:szCs w:val="24"/>
          <w:rtl w:val="0"/>
        </w:rPr>
        <w:t xml:space="preserve">лабораторний генетик</w:t>
      </w:r>
      <w:commentRangeEnd w:id="81"/>
      <w:r w:rsidDel="00000000" w:rsidR="00000000" w:rsidRPr="00000000">
        <w:commentReference w:id="81"/>
      </w:r>
      <w:r w:rsidDel="00000000" w:rsidR="00000000" w:rsidRPr="00000000">
        <w:rPr>
          <w:rFonts w:ascii="Times New Roman" w:cs="Times New Roman" w:eastAsia="Times New Roman" w:hAnsi="Times New Roman"/>
          <w:sz w:val="24"/>
          <w:szCs w:val="24"/>
          <w:rtl w:val="0"/>
        </w:rPr>
        <w:t xml:space="preserve"> – щонайменше 2 особи, серед яких 1 працює за основним місцем роботи у цьому ЗОЗ, а 1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2A">
      <w:pPr>
        <w:numPr>
          <w:ilvl w:val="0"/>
          <w:numId w:val="124"/>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Сестра медична</w:t>
      </w:r>
      <w:sdt>
        <w:sdtPr>
          <w:id w:val="2074864363"/>
          <w:tag w:val="goog_rdk_338"/>
        </w:sdtPr>
        <w:sdtContent>
          <w:ins w:author="Julia" w:id="168" w:date="2026-05-18T14:32:50Z">
            <w:r w:rsidDel="00000000" w:rsidR="00000000" w:rsidRPr="00000000">
              <w:rPr>
                <w:rFonts w:ascii="Times New Roman" w:cs="Times New Roman" w:eastAsia="Times New Roman" w:hAnsi="Times New Roman"/>
                <w:sz w:val="24"/>
                <w:szCs w:val="24"/>
                <w:rtl w:val="0"/>
              </w:rPr>
              <w:t xml:space="preserve">/</w:t>
            </w:r>
          </w:ins>
        </w:sdtContent>
      </w:sdt>
      <w:sdt>
        <w:sdtPr>
          <w:id w:val="-813298253"/>
          <w:tag w:val="goog_rdk_339"/>
        </w:sdtPr>
        <w:sdtContent>
          <w:del w:author="Julia" w:id="168" w:date="2026-05-18T14:32:50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62216873"/>
          <w:tag w:val="goog_rdk_340"/>
        </w:sdtPr>
        <w:sdtContent>
          <w:del w:author="Julia" w:id="169" w:date="2026-05-18T14:32:53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2 особи, серед яких 1 працює за основним місцем роботи у цьому ЗОЗ, а 1 –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2B">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2C">
      <w:pPr>
        <w:numPr>
          <w:ilvl w:val="0"/>
          <w:numId w:val="12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Лікар - анестезіолог щонайменше 1 особа, яка працює за основним місцем роботи у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2D">
      <w:pPr>
        <w:numPr>
          <w:ilvl w:val="0"/>
          <w:numId w:val="12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Сестра медична</w:t>
      </w:r>
      <w:sdt>
        <w:sdtPr>
          <w:id w:val="-2010025145"/>
          <w:tag w:val="goog_rdk_341"/>
        </w:sdtPr>
        <w:sdtContent>
          <w:del w:author="Julia" w:id="170" w:date="2026-05-18T14:32:55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259115321"/>
          <w:tag w:val="goog_rdk_342"/>
        </w:sdtPr>
        <w:sdtContent>
          <w:del w:author="Julia" w:id="171" w:date="2026-05-18T14:34:08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2 особи, які працюють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2E">
      <w:pPr>
        <w:numPr>
          <w:ilvl w:val="0"/>
          <w:numId w:val="12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Сестра медична</w:t>
      </w:r>
      <w:sdt>
        <w:sdtPr>
          <w:id w:val="-483229202"/>
          <w:tag w:val="goog_rdk_343"/>
        </w:sdtPr>
        <w:sdtContent>
          <w:ins w:author="Julia" w:id="172" w:date="2026-05-18T14:34:17Z">
            <w:r w:rsidDel="00000000" w:rsidR="00000000" w:rsidRPr="00000000">
              <w:rPr>
                <w:rFonts w:ascii="Times New Roman" w:cs="Times New Roman" w:eastAsia="Times New Roman" w:hAnsi="Times New Roman"/>
                <w:sz w:val="24"/>
                <w:szCs w:val="24"/>
                <w:rtl w:val="0"/>
              </w:rPr>
              <w:t xml:space="preserve">/</w:t>
            </w:r>
          </w:ins>
        </w:sdtContent>
      </w:sdt>
      <w:sdt>
        <w:sdtPr>
          <w:id w:val="687058851"/>
          <w:tag w:val="goog_rdk_344"/>
        </w:sdtPr>
        <w:sdtContent>
          <w:del w:author="Julia" w:id="172" w:date="2026-05-18T14:34:17Z">
            <w:r w:rsidDel="00000000" w:rsidR="00000000" w:rsidRPr="00000000">
              <w:rPr>
                <w:rFonts w:ascii="Times New Roman" w:cs="Times New Roman" w:eastAsia="Times New Roman" w:hAnsi="Times New Roman"/>
                <w:sz w:val="24"/>
                <w:szCs w:val="24"/>
                <w:rtl w:val="0"/>
              </w:rPr>
              <w:delText xml:space="preserve">- анестезист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066534066"/>
          <w:tag w:val="goog_rdk_345"/>
        </w:sdtPr>
        <w:sdtContent>
          <w:del w:author="Julia" w:id="173" w:date="2026-05-18T14:34:20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анестезист</w:t>
      </w:r>
      <w:sdt>
        <w:sdtPr>
          <w:id w:val="-363176456"/>
          <w:tag w:val="goog_rdk_346"/>
        </w:sdtPr>
        <w:sdtContent>
          <w:del w:author="Julia" w:id="174" w:date="2026-05-18T14:34:24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1 особа, яка працює за основним місцем роботи у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2F">
      <w:pPr>
        <w:shd w:fill="ffffff" w:val="clear"/>
        <w:spacing w:after="240" w:before="240" w:line="240"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30">
      <w:pPr>
        <w:shd w:fill="ffffff" w:val="clea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31">
      <w:pPr>
        <w:numPr>
          <w:ilvl w:val="0"/>
          <w:numId w:val="12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містом огляду пацієнтки лікарем: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32">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крісло гінекологічне;</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33">
      <w:pPr>
        <w:shd w:fill="ffffff" w:val="clear"/>
        <w:spacing w:after="0" w:line="240" w:lineRule="auto"/>
        <w:ind w:left="10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система ультразвукової візуалізації, зокрема на основі ефекту Доплера</w:t>
      </w:r>
      <w:r w:rsidDel="00000000" w:rsidR="00000000" w:rsidRPr="00000000">
        <w:rPr>
          <w:rFonts w:ascii="Times New Roman" w:cs="Times New Roman" w:eastAsia="Times New Roman" w:hAnsi="Times New Roman"/>
          <w:sz w:val="24"/>
          <w:szCs w:val="24"/>
          <w:highlight w:val="white"/>
          <w:rtl w:val="0"/>
        </w:rPr>
        <w:t xml:space="preserve"> з вагінальним і абдомінальним датчиками з пункційними насадками.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34">
      <w:pPr>
        <w:shd w:fill="ffffff" w:val="clear"/>
        <w:spacing w:after="0" w:line="240" w:lineRule="auto"/>
        <w:ind w:left="420" w:firstLine="0"/>
        <w:jc w:val="both"/>
        <w:rPr>
          <w:rFonts w:ascii="Times New Roman" w:cs="Times New Roman" w:eastAsia="Times New Roman" w:hAnsi="Times New Roman"/>
          <w:b w:val="1"/>
          <w:b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35">
      <w:pPr>
        <w:numPr>
          <w:ilvl w:val="0"/>
          <w:numId w:val="12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місцем проведення втручання (Процедурна</w:t>
      </w:r>
      <w:r w:rsidDel="00000000" w:rsidR="00000000" w:rsidRPr="00000000">
        <w:rPr>
          <w:rFonts w:ascii="Times New Roman" w:cs="Times New Roman" w:eastAsia="Times New Roman" w:hAnsi="Times New Roman"/>
          <w:color w:val="4472c4"/>
          <w:sz w:val="32"/>
          <w:szCs w:val="32"/>
          <w:rtl w:val="0"/>
        </w:rPr>
        <w:t xml:space="preserve"> </w:t>
      </w:r>
      <w:r w:rsidDel="00000000" w:rsidR="00000000" w:rsidRPr="00000000">
        <w:rPr>
          <w:rFonts w:ascii="Times New Roman" w:cs="Times New Roman" w:eastAsia="Times New Roman" w:hAnsi="Times New Roman"/>
          <w:sz w:val="24"/>
          <w:szCs w:val="24"/>
          <w:rtl w:val="0"/>
        </w:rPr>
        <w:t xml:space="preserve">(спеціалізована маніпуляційна) або мала операційна або операційна):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36">
      <w:pPr>
        <w:numPr>
          <w:ilvl w:val="0"/>
          <w:numId w:val="128"/>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або кисневий концентратор, що здатний підтримувати швидкість потоку кисню щонайменше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37">
      <w:pPr>
        <w:numPr>
          <w:ilvl w:val="0"/>
          <w:numId w:val="128"/>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резервне джерело електропостачання та забезпечення безперервності електропостачання медичних кабінетів, процедурної кімнати та ембріологічного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38">
      <w:pPr>
        <w:numPr>
          <w:ilvl w:val="0"/>
          <w:numId w:val="128"/>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крісло гінекологічне або універсальний операційний стіл;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39">
      <w:pPr>
        <w:numPr>
          <w:ilvl w:val="0"/>
          <w:numId w:val="128"/>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анестезіологічна загального призначення або апарат інгаляційної анестезії, пересувний;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3A">
      <w:pPr>
        <w:numPr>
          <w:ilvl w:val="0"/>
          <w:numId w:val="128"/>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моніторингу фізіологічних показників пацієнтів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3B">
      <w:pPr>
        <w:numPr>
          <w:ilvl w:val="0"/>
          <w:numId w:val="128"/>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аспіратор (відсмоктувач)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3C">
      <w:pPr>
        <w:numPr>
          <w:ilvl w:val="0"/>
          <w:numId w:val="128"/>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опромінювач бактерицидний;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3D">
      <w:pPr>
        <w:numPr>
          <w:ilvl w:val="0"/>
          <w:numId w:val="128"/>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портативний дефібрилятор;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3E">
      <w:pPr>
        <w:numPr>
          <w:ilvl w:val="0"/>
          <w:numId w:val="128"/>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термостат;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3F">
      <w:pPr>
        <w:numPr>
          <w:ilvl w:val="0"/>
          <w:numId w:val="128"/>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обладнання для підігріву пробірок;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40">
      <w:pPr>
        <w:numPr>
          <w:ilvl w:val="0"/>
          <w:numId w:val="128"/>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41">
      <w:pPr>
        <w:numPr>
          <w:ilvl w:val="0"/>
          <w:numId w:val="128"/>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мішок ручної вентиляції легень.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4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43">
      <w:pPr>
        <w:numPr>
          <w:ilvl w:val="0"/>
          <w:numId w:val="51"/>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Приміщення для культування ембріонів: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44">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бінокулярна лупа;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45">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світловий мікроскоп;</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46">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мікроскоп інвертований, медичний з підігрівною поверхнею;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47">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комплект мікроманіпуляторів</w:t>
      </w:r>
      <w:r w:rsidDel="00000000" w:rsidR="00000000" w:rsidRPr="00000000">
        <w:rPr>
          <w:rFonts w:ascii="Times New Roman" w:cs="Times New Roman" w:eastAsia="Times New Roman" w:hAnsi="Times New Roman"/>
          <w:color w:val="4472c4"/>
          <w:sz w:val="32"/>
          <w:szCs w:val="32"/>
          <w:rtl w:val="0"/>
        </w:rPr>
        <w:t xml:space="preserve"> </w:t>
      </w:r>
      <w:r w:rsidDel="00000000" w:rsidR="00000000" w:rsidRPr="00000000">
        <w:rPr>
          <w:rFonts w:ascii="Times New Roman" w:cs="Times New Roman" w:eastAsia="Times New Roman" w:hAnsi="Times New Roman"/>
          <w:sz w:val="24"/>
          <w:szCs w:val="24"/>
          <w:rtl w:val="0"/>
        </w:rPr>
        <w:t xml:space="preserve">та інʼєкторів;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48">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центрифуга;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49">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холодильник з морозильною камерою;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4A">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камера Маклера або камера Горяєва;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4B">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термостат повітряний;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4C">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спеціалізоване обладнання для роботи з біологічним матеріалом пацієнтів з підігрівною поверхнею;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4D">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антивібраційний стіл;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4E">
      <w:pPr>
        <w:shd w:fill="ffffff" w:val="clear"/>
        <w:spacing w:after="0" w:line="240" w:lineRule="auto"/>
        <w:ind w:left="10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лабораторний інкубатор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4F">
      <w:pPr>
        <w:shd w:fill="ffffff" w:val="clear"/>
        <w:spacing w:after="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50">
      <w:pPr>
        <w:numPr>
          <w:ilvl w:val="0"/>
          <w:numId w:val="51"/>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Кріосховище</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51">
      <w:pPr>
        <w:numPr>
          <w:ilvl w:val="0"/>
          <w:numId w:val="12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спеціалізоване обладнання для збереження кріоконсервованого біоматеріалу (посудина Дьюара) – щонайменше 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52">
      <w:pPr>
        <w:shd w:fill="ffffff" w:val="clea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53">
      <w:pPr>
        <w:shd w:fill="ffffff" w:val="clear"/>
        <w:spacing w:after="0" w:line="240"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 за спеціальністю акушерство та гінекологія; анестезіологія.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054">
      <w:pPr>
        <w:shd w:fill="ffffff" w:val="clear"/>
        <w:spacing w:after="0" w:line="240" w:lineRule="auto"/>
        <w:ind w:left="780" w:hanging="360"/>
        <w:jc w:val="both"/>
        <w:rPr>
          <w:rFonts w:ascii="Times New Roman" w:cs="Times New Roman" w:eastAsia="Times New Roman" w:hAnsi="Times New Roman"/>
          <w:sz w:val="24"/>
          <w:szCs w:val="24"/>
          <w:highlight w:val="white"/>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