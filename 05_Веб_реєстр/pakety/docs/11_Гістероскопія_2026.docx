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5E">
      <w:pPr>
        <w:pStyle w:val="Heading1"/>
        <w:spacing w:line="240" w:lineRule="auto"/>
        <w:jc w:val="center"/>
        <w:rPr>
          <w:rFonts w:ascii="Times New Roman" w:cs="Times New Roman" w:eastAsia="Times New Roman" w:hAnsi="Times New Roman"/>
          <w:sz w:val="24"/>
          <w:szCs w:val="24"/>
          <w:highlight w:val="white"/>
        </w:rPr>
      </w:pPr>
      <w:bookmarkStart w:colFirst="0" w:colLast="0" w:name="_heading=h.om0or97qvqgf" w:id="21"/>
      <w:bookmarkEnd w:id="21"/>
      <w:r w:rsidDel="00000000" w:rsidR="00000000" w:rsidRPr="00000000">
        <w:rPr>
          <w:rFonts w:ascii="Times New Roman" w:cs="Times New Roman" w:eastAsia="Times New Roman" w:hAnsi="Times New Roman"/>
          <w:sz w:val="24"/>
          <w:szCs w:val="24"/>
          <w:highlight w:val="white"/>
          <w:rtl w:val="0"/>
        </w:rPr>
        <w:t xml:space="preserve">11. ГІСТЕРОСКОПІЯ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5F">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Обсяг медичних послуг, який надавач зобов’язується надавати за договором відповідно до медичних потреб пацієнтки (специфікація)</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60">
      <w:pPr>
        <w:numPr>
          <w:ilvl w:val="0"/>
          <w:numId w:val="48"/>
        </w:numPr>
        <w:spacing w:after="0" w:before="240" w:line="24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Консультація пацієнтки лікарем перед дослідженням з метою виявлення протипоказань або важливих аспектів для забезпечення проведення дослідження, а також аналіз проведених раніше досліджень (за наявності).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61">
      <w:pPr>
        <w:numPr>
          <w:ilvl w:val="0"/>
          <w:numId w:val="48"/>
        </w:numPr>
        <w:spacing w:after="0" w:line="24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Консультація пацієнтки лікарем-анестезіологом перед проведенням анестезіологічного забезпечення з метою виявлення протипоказань або інших важливих аспектів щодо гарантування безпеки пацієнтки.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62">
      <w:pPr>
        <w:numPr>
          <w:ilvl w:val="0"/>
          <w:numId w:val="48"/>
        </w:numPr>
        <w:spacing w:after="0" w:line="24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Діагностична гістероскопія для візуального огляду стінок порожнини матки без проведення ендоскопічних маніпуляцій.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63">
      <w:pPr>
        <w:numPr>
          <w:ilvl w:val="0"/>
          <w:numId w:val="48"/>
        </w:numPr>
        <w:spacing w:after="0" w:line="24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Гістероскопія для візуального огляду стінок порожнини матки з ендоскопічною маніпуляцією  (зокрема взяттям матеріалу для гістологічного дослідження тощо) та/або ендоскопічною операцією.</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64">
      <w:pPr>
        <w:numPr>
          <w:ilvl w:val="0"/>
          <w:numId w:val="48"/>
        </w:numPr>
        <w:spacing w:after="0" w:line="24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місцевої або загальної анестезії.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65">
      <w:pPr>
        <w:numPr>
          <w:ilvl w:val="0"/>
          <w:numId w:val="48"/>
        </w:numPr>
        <w:spacing w:after="0" w:line="24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Забір біологічного матеріалу, видача направлення, зокрема електронного,  та організація транспортування біологічного матеріалу, взятого під час проведення процедури, в лабораторію для проведення прижиттєвої патологоанатомічної діагностики.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66">
      <w:pPr>
        <w:numPr>
          <w:ilvl w:val="0"/>
          <w:numId w:val="48"/>
        </w:numPr>
        <w:spacing w:after="0" w:line="24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Оформлення протоколу заключення та ендоскопічного втручання одразу після його проведення у повному обсязі з використанням стандартної термінології та класифікацій.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67">
      <w:pPr>
        <w:numPr>
          <w:ilvl w:val="0"/>
          <w:numId w:val="48"/>
        </w:numPr>
        <w:spacing w:after="0" w:line="24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невідкладної медичної допомоги пацієнтці, а також виклик бригади екстреної (швидкої) медичної допомоги за потреби та надання невідкладної медичної допомоги до її прибуття.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68">
      <w:pPr>
        <w:numPr>
          <w:ilvl w:val="0"/>
          <w:numId w:val="48"/>
        </w:numPr>
        <w:spacing w:after="0" w:line="24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Направлення пацієнтки для отримання спеціалізованої медичної допомоги, інших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69">
      <w:pPr>
        <w:numPr>
          <w:ilvl w:val="0"/>
          <w:numId w:val="48"/>
        </w:numPr>
        <w:spacing w:after="0" w:line="24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Запис результатів обстеження (фото/відеофіксація) на цифровий носій пацієнтки (за бажанням).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6A">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ГІСТЕРОСКОПІЯ</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6B">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Умови закупівлі медичних послуг</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6C">
      <w:pPr>
        <w:spacing w:after="240" w:before="24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Умови надання послуги:</w:t>
      </w:r>
      <w:r w:rsidDel="00000000" w:rsidR="00000000" w:rsidRPr="00000000">
        <w:rPr>
          <w:rFonts w:ascii="Times New Roman" w:cs="Times New Roman" w:eastAsia="Times New Roman" w:hAnsi="Times New Roman"/>
          <w:sz w:val="24"/>
          <w:szCs w:val="24"/>
          <w:rtl w:val="0"/>
        </w:rPr>
        <w:t xml:space="preserve"> амбулаторно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6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Підстави надання послуги (</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6E">
      <w:pPr>
        <w:numPr>
          <w:ilvl w:val="0"/>
          <w:numId w:val="82"/>
        </w:numPr>
        <w:spacing w:after="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направлення лікаря з надання ПМД, якого обрано за декларацією про вибір лікаря;</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6F">
      <w:pPr>
        <w:numPr>
          <w:ilvl w:val="0"/>
          <w:numId w:val="82"/>
        </w:numPr>
        <w:spacing w:after="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направлення лікуючого лікаря та вік пацієнтки – від 50 років.</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7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організації надання допомоги:</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71">
      <w:pPr>
        <w:numPr>
          <w:ilvl w:val="0"/>
          <w:numId w:val="45"/>
        </w:numPr>
        <w:spacing w:after="0" w:before="240" w:line="24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фотофіксації (щонайменше 2 знімки, що зберігаються в медичній документації) та/або повної відеофіксації всього дослідження зі зберіганням цифрових фото/відеоматеріалів протягом 2 років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72">
      <w:pPr>
        <w:numPr>
          <w:ilvl w:val="0"/>
          <w:numId w:val="45"/>
        </w:numPr>
        <w:spacing w:after="0" w:line="24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проведення прижиттєвої патологоанатомічної діагностики у закладі охорони здоров’я (ЗОЗ) або забезпечення транспортування біопсійного або іншого біологічного матеріалу (з дотриманням встановлених правил та норм для транспортування біологічного матеріалу) в лабораторію іншого ЗОЗ, який має у своєму складі патологоанатомічне відділення/лабораторію, або патологоанатомічне бюро/центр, для проведення патогістологічного/цитологічного дослідження на підставі договорів укладених між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73">
      <w:pPr>
        <w:numPr>
          <w:ilvl w:val="0"/>
          <w:numId w:val="45"/>
        </w:numPr>
        <w:spacing w:after="0" w:line="24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кімнати/зони для спостереження за станом пацієнток після ендоскопічного дослідження/втручання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74">
      <w:pPr>
        <w:numPr>
          <w:ilvl w:val="0"/>
          <w:numId w:val="45"/>
        </w:numPr>
        <w:spacing w:after="0" w:line="24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Взаємодія з іншими надавачами медичних послуг для своєчасного та ефективного надання допомоги пацієнткам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75">
      <w:pPr>
        <w:numPr>
          <w:ilvl w:val="0"/>
          <w:numId w:val="45"/>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плану дій з профілактики інфекцій та інфекційного контролю та стандартних операційних процедур, відповідно до чинного законодавства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76">
      <w:pPr>
        <w:numPr>
          <w:ilvl w:val="0"/>
          <w:numId w:val="45"/>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плану протиепідемічної готовності/реагування на випадок виявлення особливо небезпечних інфекційних хвороб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77">
      <w:pPr>
        <w:numPr>
          <w:ilvl w:val="0"/>
          <w:numId w:val="45"/>
        </w:numPr>
        <w:spacing w:after="0" w:line="24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пацієнтки на отримання медичної допомоги необхідного обсягу та належної якості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78">
      <w:pPr>
        <w:numPr>
          <w:ilvl w:val="0"/>
          <w:numId w:val="45"/>
        </w:numPr>
        <w:spacing w:after="0" w:line="24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вимог законодавства у сфері протидії насильству, зокрема, виявлення ознак насильства у пацієнток та повідомлення відповідних служб відповідно до вимог законодавства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79">
      <w:pPr>
        <w:numPr>
          <w:ilvl w:val="0"/>
          <w:numId w:val="45"/>
        </w:numPr>
        <w:spacing w:after="0" w:line="24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7A">
      <w:pPr>
        <w:numPr>
          <w:ilvl w:val="0"/>
          <w:numId w:val="45"/>
        </w:numPr>
        <w:spacing w:after="0" w:line="24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Обов’язкове інформування пацієнтки щодо можливості отримання інших необхідних медичних послуг безоплатно за рахунок коштів програми медичних гарантій (</w:t>
      </w:r>
      <w:r w:rsidDel="00000000" w:rsidR="00000000" w:rsidRPr="00000000">
        <w:rPr>
          <w:rFonts w:ascii="Times New Roman" w:cs="Times New Roman" w:eastAsia="Times New Roman" w:hAnsi="Times New Roman"/>
          <w:b w:val="1"/>
          <w:bCs w:val="1"/>
          <w:sz w:val="24"/>
          <w:szCs w:val="24"/>
          <w:rtl w:val="0"/>
        </w:rPr>
        <w:t xml:space="preserve">допоміжні*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7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спеціалістів та кількості фахівців, які працюють на посадах:</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7C">
      <w:pPr>
        <w:spacing w:after="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 місцем надання медичних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7D">
      <w:pPr>
        <w:spacing w:after="240" w:before="240" w:line="240" w:lineRule="auto"/>
        <w:ind w:left="86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Лікар-акушер-гінеколог та/або лікар-гінеколог-онколог – щонайменше 1 особа із зазначеного переліку, яка працює або за основним місцем роботи у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7E">
      <w:pPr>
        <w:spacing w:after="240" w:before="240" w:line="240" w:lineRule="auto"/>
        <w:ind w:left="86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Сестра медична </w:t>
      </w:r>
      <w:sdt>
        <w:sdtPr>
          <w:id w:val="-1907931119"/>
          <w:tag w:val="goog_rdk_218"/>
        </w:sdtPr>
        <w:sdtContent>
          <w:ins w:author="Julia" w:id="105" w:date="2026-05-18T11:31:44Z">
            <w:r w:rsidDel="00000000" w:rsidR="00000000" w:rsidRPr="00000000">
              <w:rPr>
                <w:rFonts w:ascii="Times New Roman" w:cs="Times New Roman" w:eastAsia="Times New Roman" w:hAnsi="Times New Roman"/>
                <w:sz w:val="24"/>
                <w:szCs w:val="24"/>
                <w:rtl w:val="0"/>
              </w:rPr>
              <w:t xml:space="preserve">/ </w:t>
            </w:r>
          </w:ins>
        </w:sdtContent>
      </w:sdt>
      <w:sdt>
        <w:sdtPr>
          <w:id w:val="-2144574711"/>
          <w:tag w:val="goog_rdk_219"/>
        </w:sdtPr>
        <w:sdtContent>
          <w:del w:author="Julia" w:id="105" w:date="2026-05-18T11:31:44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456256313"/>
          <w:tag w:val="goog_rdk_220"/>
        </w:sdtPr>
        <w:sdtContent>
          <w:del w:author="Julia" w:id="106" w:date="2026-05-18T11:31:55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 щонайменше 1 особа, яка працює або за основним місцем роботи у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7F">
      <w:pPr>
        <w:spacing w:after="240" w:before="240" w:line="240" w:lineRule="auto"/>
        <w:ind w:left="280" w:firstLine="1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У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80">
      <w:pPr>
        <w:spacing w:after="240" w:before="240" w:line="240" w:lineRule="auto"/>
        <w:ind w:left="86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Лікар-анестезіолог – щонайменше 1 особа, яка працює або  за основним місцем роботи у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8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Вимоги до переліку обладнання:</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82">
      <w:pPr>
        <w:numPr>
          <w:ilvl w:val="0"/>
          <w:numId w:val="46"/>
        </w:numPr>
        <w:spacing w:after="48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місцем проведення втручання (кабінет)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83">
      <w:pPr>
        <w:numPr>
          <w:ilvl w:val="1"/>
          <w:numId w:val="46"/>
        </w:numPr>
        <w:spacing w:after="0" w:before="240" w:line="240" w:lineRule="auto"/>
        <w:ind w:left="709"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 або кисневий концентратор, що здатний підтримувати швидкість потоку кисню щонайменше 10 л/хв;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84">
      <w:pPr>
        <w:numPr>
          <w:ilvl w:val="1"/>
          <w:numId w:val="46"/>
        </w:numPr>
        <w:spacing w:after="0" w:line="240" w:lineRule="auto"/>
        <w:ind w:left="709"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ендоскопічної візуалізації з гістероскопом або відеогістероскопом;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85">
      <w:pPr>
        <w:numPr>
          <w:ilvl w:val="1"/>
          <w:numId w:val="46"/>
        </w:numPr>
        <w:spacing w:after="0" w:line="240" w:lineRule="auto"/>
        <w:ind w:left="709"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крісло гінекологічне та/або операційний стіл-трансформер;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86">
      <w:pPr>
        <w:numPr>
          <w:ilvl w:val="1"/>
          <w:numId w:val="46"/>
        </w:numPr>
        <w:spacing w:after="0" w:line="240" w:lineRule="auto"/>
        <w:ind w:left="709"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аспіратор (відсмоктувач);</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87">
      <w:pPr>
        <w:numPr>
          <w:ilvl w:val="1"/>
          <w:numId w:val="46"/>
        </w:numPr>
        <w:spacing w:after="0" w:line="240" w:lineRule="auto"/>
        <w:ind w:left="709"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пульсоксиметр;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88">
      <w:pPr>
        <w:numPr>
          <w:ilvl w:val="1"/>
          <w:numId w:val="46"/>
        </w:numPr>
        <w:spacing w:after="0" w:line="240" w:lineRule="auto"/>
        <w:ind w:left="709"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мішок ручної вентиляції легенів;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89">
      <w:pPr>
        <w:numPr>
          <w:ilvl w:val="1"/>
          <w:numId w:val="46"/>
        </w:numPr>
        <w:spacing w:after="0" w:line="240" w:lineRule="auto"/>
        <w:ind w:left="709"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матковий зонд;</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8A">
      <w:pPr>
        <w:numPr>
          <w:ilvl w:val="1"/>
          <w:numId w:val="46"/>
        </w:numPr>
        <w:spacing w:after="0" w:line="240" w:lineRule="auto"/>
        <w:ind w:left="709"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інструменти для розширення цервікального каналу (розширювачі, дзеркала, щипці);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8B">
      <w:pPr>
        <w:numPr>
          <w:ilvl w:val="1"/>
          <w:numId w:val="46"/>
        </w:numPr>
        <w:spacing w:after="0" w:line="240" w:lineRule="auto"/>
        <w:ind w:left="709"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кюретка № 1;</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8C">
      <w:pPr>
        <w:numPr>
          <w:ilvl w:val="1"/>
          <w:numId w:val="46"/>
        </w:numPr>
        <w:spacing w:after="0" w:line="240" w:lineRule="auto"/>
        <w:ind w:left="709"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тонометр;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8D">
      <w:pPr>
        <w:numPr>
          <w:ilvl w:val="1"/>
          <w:numId w:val="46"/>
        </w:numPr>
        <w:spacing w:after="0" w:line="240" w:lineRule="auto"/>
        <w:ind w:left="709"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аптечка для надання невідкладної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8E">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8F">
      <w:pPr>
        <w:numPr>
          <w:ilvl w:val="0"/>
          <w:numId w:val="46"/>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ЗОЗ (за місцем розташування кабінету)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90">
      <w:pPr>
        <w:numPr>
          <w:ilvl w:val="1"/>
          <w:numId w:val="46"/>
        </w:numPr>
        <w:spacing w:after="0" w:line="24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портативний дефібрилятор з функцією синхронізації;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91">
      <w:pPr>
        <w:numPr>
          <w:ilvl w:val="1"/>
          <w:numId w:val="46"/>
        </w:numPr>
        <w:spacing w:after="0" w:line="24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автоматичний дозатор лікувальних речовин;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92">
      <w:pPr>
        <w:numPr>
          <w:ilvl w:val="1"/>
          <w:numId w:val="46"/>
        </w:numPr>
        <w:spacing w:after="0" w:line="24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моніторингу фізіологічних показників одну пацієнтку (неінвазивний АТ, ЧСС, ЕКГ, SpO2, t);</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93">
      <w:pPr>
        <w:numPr>
          <w:ilvl w:val="1"/>
          <w:numId w:val="46"/>
        </w:numPr>
        <w:spacing w:after="480" w:line="24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ларингоскоп з набором клинків.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94">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Інші вимоги (</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95">
      <w:pPr>
        <w:spacing w:after="240" w:before="240" w:line="240" w:lineRule="auto"/>
        <w:ind w:left="6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Наявність ліцензії на провадження господарської діяльності з медичної практики за спеціальністю акушерство та гінекологія та/або онкогінекологія, анестезіологія.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96">
      <w:pPr>
        <w:spacing w:after="240" w:before="240" w:line="240" w:lineRule="auto"/>
        <w:ind w:left="640" w:hanging="360"/>
        <w:jc w:val="both"/>
        <w:rPr>
          <w:rFonts w:ascii="Times New Roman" w:cs="Times New Roman" w:eastAsia="Times New Roman" w:hAnsi="Times New Roman"/>
          <w:sz w:val="24"/>
          <w:szCs w:val="24"/>
        </w:rPr>
      </w:pPr>
      <w:bookmarkStart w:colFirst="0" w:colLast="0" w:name="_heading=h.dkpwcbh8ixba" w:id="22"/>
      <w:bookmarkEnd w:id="22"/>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97">
      <w:pPr>
        <w:spacing w:after="240" w:before="240" w:line="240" w:lineRule="auto"/>
        <w:ind w:left="640" w:hanging="360"/>
        <w:jc w:val="both"/>
        <w:rPr>
          <w:rFonts w:ascii="Times New Roman" w:cs="Times New Roman" w:eastAsia="Times New Roman" w:hAnsi="Times New Roman"/>
          <w:sz w:val="24"/>
          <w:szCs w:val="24"/>
        </w:rPr>
      </w:pPr>
      <w:bookmarkStart w:colFirst="0" w:colLast="0" w:name="_heading=h.3y0aiyb8k1a6" w:id="23"/>
      <w:bookmarkEnd w:id="23"/>
      <w:r w:rsidDel="00000000" w:rsidR="00000000" w:rsidRPr="00000000">
        <w:rPr>
          <w:rFonts w:ascii="Times New Roman" w:cs="Times New Roman" w:eastAsia="Times New Roman" w:hAnsi="Times New Roman"/>
          <w:b w:val="1"/>
          <w:bCs w:val="1"/>
          <w:i w:val="1"/>
          <w:iCs w:val="1"/>
          <w:sz w:val="24"/>
          <w:szCs w:val="24"/>
          <w:rtl w:val="0"/>
        </w:rPr>
        <w:t xml:space="preserve">*Критерії поділу умов закупівлі за рівнями вимог відповідно до пункту 5 Порядку укладення, зміни та припинення договору про медичне обслуговування населення за програмою медичних гарантій, затвердженого постановою Кабінету Міністрів України від 25 квітня 2018 р. № 410 “Про договори про медичне обслуговування населення за програмою медичних гарантій”.</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98">
      <w:pPr>
        <w:spacing w:after="240" w:before="240" w:line="240" w:lineRule="auto"/>
        <w:ind w:left="640" w:hanging="360"/>
        <w:jc w:val="both"/>
        <w:rPr>
          <w:rFonts w:ascii="Times New Roman" w:cs="Times New Roman" w:eastAsia="Times New Roman" w:hAnsi="Times New Roman"/>
          <w:sz w:val="24"/>
          <w:szCs w:val="24"/>
        </w:rPr>
      </w:pPr>
      <w:bookmarkStart w:colFirst="0" w:colLast="0" w:name="_heading=h.z0c58haeodxf" w:id="24"/>
      <w:bookmarkEnd w:id="24"/>
      <w:r w:rsidDel="00000000" w:rsidR="00000000" w:rsidRPr="00000000">
        <w:rPr>
          <w:rtl w:val="0"/>
        </w:rPr>
      </w:r>
    </w:p>
    <w:sectPr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w:id="13" w:date="2026-05-18T08:02:39Z">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назва спеціалізації Лаборант (медицини), проте у кваліфікаційних вимогах збережено "лаборант"</w:t>
      </w:r>
    </w:p>
  </w:comment>
  <w:comment w:author="Вікторія Ісаюк" w:id="51" w:date="2026-01-13T09:18:45Z">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2027 рік прописати всі аналізи як у КЛДП НК 027:2019</w:t>
      </w:r>
    </w:p>
  </w:comment>
  <w:comment w:author="Julia" w:id="71" w:date="2026-05-18T12:56:39Z">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варто уточнити, оскільки логопеди були тимчасово</w:t>
      </w:r>
    </w:p>
  </w:comment>
  <w:comment w:author="Альбіна Волошина" w:id="8" w:date="2026-05-13T08:01:43Z">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w:t>
        <w:tab/>
        <w:t xml:space="preserve">ведення медичної документації та внесення медичних записів до системи;</w:t>
      </w:r>
    </w:p>
  </w:comment>
  <w:comment w:author="Альбіна Волошина" w:id="20" w:date="2026-05-13T12:12:50Z">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є ще логопеди</w:t>
      </w:r>
    </w:p>
  </w:comment>
  <w:comment w:author="Альбіна Волошина" w:id="22" w:date="2026-05-13T12:19:10Z">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 тому що ведення документації</w:t>
      </w:r>
    </w:p>
  </w:comment>
  <w:comment w:author="Альбіна Волошина" w:id="58" w:date="2026-05-18T12:41:37Z">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Вікторія Ісаюк" w:id="67" w:date="2026-04-06T14:09:08Z">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МОЗ хоче внести Зміни до Порядку проведення замісної підтримувальної терапії осіб з психічними та поведінковими розладами внаслідок вживання опіоїдів на 2027 рік. Ми поки не погодили</w:t>
      </w:r>
    </w:p>
  </w:comment>
  <w:comment w:author="Альбіна Волошина" w:id="9" w:date="2026-05-13T08:03:35Z">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ведення медичної документації та внесення медичних записів до системи;</w:t>
      </w:r>
    </w:p>
  </w:comment>
  <w:comment w:author="Альбіна Волошина" w:id="24" w:date="2026-05-13T12:35:41Z">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Olena Kovalova" w:id="52" w:date="2026-04-16T11:39:56Z">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інші лабораторні дослідження</w:t>
      </w:r>
    </w:p>
  </w:comment>
  <w:comment w:author="Альбіна Волошина" w:id="60" w:date="2026-05-18T12:43:53Z">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Альбіна Волошина" w:id="64" w:date="2026-05-18T12:43:53Z">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Вікторія Ісаюк" w:id="50" w:date="2026-01-13T08:25:08Z">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α-нафтилацетатестерази. Правильно</w:t>
      </w:r>
    </w:p>
  </w:comment>
  <w:comment w:author="Альбіна Волошина" w:id="11" w:date="2026-05-13T09:17:08Z">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28" w:date="2026-05-13T12:50:46Z">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8" w:date="2026-05-14T12:56:18Z">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26" w:date="2026-05-13T12:44:40Z">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6" w:date="2026-02-03T10:15:59Z">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додати дорослого</w:t>
      </w:r>
    </w:p>
  </w:comment>
  <w:comment w:author="Альбіна Волошина" w:id="27" w:date="2026-05-13T12:50:07Z">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Julia" w:id="66" w:date="2026-05-18T12:19:30Z">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окремої спеціальності для цього нема</w:t>
      </w:r>
    </w:p>
  </w:comment>
  <w:comment w:author="Альбіна Волошина" w:id="14" w:date="2026-05-13T09:39:41Z">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2" w:date="2026-05-13T09:18:19Z">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15" w:date="2026-05-13T09:18:19Z">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3" w:date="2026-05-13T09:18:19Z">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9" w:date="2026-05-13T09:18:19Z">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0" w:date="2026-05-13T09:18:19Z">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3" w:date="2026-05-13T09:18:19Z">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3" w:date="2026-05-13T09:18:19Z">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7" w:date="2026-05-13T09:18:19Z">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9" w:date="2026-05-13T09:18:19Z">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1" w:date="2026-05-13T09:18:19Z">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8" w:date="2026-05-13T09:18:19Z">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7" w:date="2026-05-13T09:18:19Z">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2" w:date="2026-05-13T09:18:19Z">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3" w:date="2026-05-13T09:18:19Z">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4" w:date="2026-05-13T09:18:19Z">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6" w:date="2026-05-13T09:22:58Z">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21</w:t>
      </w:r>
    </w:p>
  </w:comment>
  <w:comment w:author="Альбіна Волошина" w:id="40" w:date="2026-05-13T14:44:39Z">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 на 2027 рік?</w:t>
      </w:r>
    </w:p>
  </w:comment>
  <w:comment w:author="Альбіна Волошина" w:id="55" w:date="2026-05-14T13:28:46Z">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1" w:date="2026-05-14T12:45:46Z">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2" w:date="2026-05-14T12:45:46Z">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7" w:date="2026-05-14T12:56:01Z">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5" w:date="2026-05-14T12:55:43Z">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Olena Kovalova" w:id="39" w:date="2025-12-11T07:49:44Z">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прописати для згальних окремо</w:t>
      </w:r>
    </w:p>
  </w:comment>
  <w:comment w:author="Альбіна Волошина" w:id="44" w:date="2026-05-14T12:55:33Z">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9" w:date="2026-05-14T12:56:57Z">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56" w:date="2026-05-14T13:58:47Z">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Альбіна Волошина" w:id="75" w:date="2026-02-05T11:45:40Z">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з пунктом 24</w:t>
      </w:r>
    </w:p>
  </w:comment>
  <w:comment w:author="Альбіна Волошина" w:id="54" w:date="2026-05-14T13:27:30Z">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Альбіна Волошина" w:id="62" w:date="2026-05-18T13:03:58Z">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63" w:date="2026-05-18T13:11:33Z">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Olena Kovalova" w:id="65" w:date="2026-05-18T07:12:26Z">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наказі про тбц -Систематичний скринінг на ТБ серед ЛЖВ проводить лікуючий лікар,</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веде випадок ВІЛ-інфекції. Серед дітей віком до 10 років використовується алгоритм симптоматичного скринінгу. Скринінгове анкетування стосовно чинників ризику та симптомів, що</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свідчать про ТБ (додаток 8 до Стандартів) серед ЛЖВ проводяться під час</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кожного контакту з медичним працівником незалежно від причини звернення за</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медичною допомогою</w:t>
      </w:r>
    </w:p>
  </w:comment>
  <w:comment w:author="Julia" w:id="17" w:date="2026-05-18T08:21:08Z">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2025 спеціалізація щодо терапевта мовлення та мови (тимчасово були логопеди) https://moz.gov.ua/uk/startuye-intensivna-programa-specializaciyi-terapiya-movi-ta-movlennya</w:t>
      </w:r>
    </w:p>
  </w:comment>
  <w:comment w:author="Альбіна Волошина" w:id="32" w:date="2026-05-13T13:30:58Z">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Julia" w:id="6" w:date="2026-05-13T13:56:15Z">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тут уточнюємо, тому не змінюю</w:t>
      </w:r>
    </w:p>
  </w:comment>
  <w:comment w:author="Olena Kovalova" w:id="38" w:date="2025-12-04T07:58:54Z">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не потрібно цього?</w:t>
      </w:r>
    </w:p>
  </w:comment>
  <w:comment w:author="Julia" w:id="0" w:date="2026-05-13T13:55:46Z">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посади нема, але в цьому документів ми уточнюнємо (нижче) які це саме лікарі, тому доцільності зміни нема</w:t>
      </w:r>
    </w:p>
  </w:comment>
  <w:comment w:author="Julia" w:id="81" w:date="2026-05-18T14:32:47Z">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спеціалізації не знайшла, можливо: лікар-лаборант-генетик:</w:t>
      </w:r>
    </w:p>
  </w:comment>
  <w:comment w:author="Julia" w:id="78" w:date="2026-05-18T13:25:57Z">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нема даної виокремленої спеціальності</w:t>
      </w:r>
    </w:p>
  </w:comment>
  <w:comment w:author="Альбіна Волошина" w:id="34" w:date="2026-05-13T14:24:49Z">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35" w:date="2026-05-13T14:24:49Z">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3" w:date="2026-05-18T14:27:30Z">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4" w:date="2026-05-18T14:27:30Z">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9" w:date="2025-12-03T11:07:33Z">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портативний дефібрилятор з функцією синхронізації, зокрема, з</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електродами для дефібриляції дітей усіх вікових груп у випадку надання</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допомоги дітям</w:t>
      </w:r>
    </w:p>
  </w:comment>
  <w:comment w:author="Альбіна Волошина" w:id="7" w:date="2026-05-12T14:42:37Z">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індикатори не відносимо?</w:t>
      </w:r>
    </w:p>
  </w:comment>
  <w:comment w:author="Альбіна Волошина" w:id="5" w:date="2026-05-12T14:37:28Z">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72" w:date="2026-05-18T14:24:09Z">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w:t>
      </w:r>
    </w:p>
  </w:comment>
  <w:comment w:author="Альбіна Волошина" w:id="37" w:date="2026-05-13T14:34:17Z">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 тут?</w:t>
      </w:r>
    </w:p>
  </w:comment>
  <w:comment w:author="Альбіна Волошина" w:id="70" w:date="2026-05-18T14:15:47Z">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4" w:date="2026-05-12T14:16:06Z">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1" w:date="2026-05-12T14:07:51Z">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3" w:date="2026-05-12T14:12:45Z">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80" w:date="2025-12-19T14:39:15Z">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зміни відправлені в МОЗ</w:t>
      </w:r>
    </w:p>
  </w:comment>
  <w:comment w:author="Альбіна Волошина" w:id="31" w:date="2026-05-13T13:25:11Z">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пунктом 28</w:t>
      </w:r>
    </w:p>
  </w:comment>
  <w:comment w:author="Альбіна Волошина" w:id="2" w:date="2026-05-12T14:11:31Z">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все ж таки базові?</w:t>
      </w:r>
    </w:p>
  </w:comment>
  <w:comment w:author="Альбіна Волошина" w:id="10" w:date="2026-05-13T08:07:59Z">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Julia" w:id="25" w:date="2026-05-15T13:21:57Z">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лише Психолога нема</w:t>
      </w:r>
    </w:p>
  </w:comment>
  <w:comment w:author="Julia" w:id="18" w:date="2026-05-15T13:03:19Z">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окремо ПСИХОЛОГ нема</w:t>
      </w:r>
    </w:p>
  </w:comment>
  <w:comment w:author="Альбіна Волошина" w:id="69" w:date="2026-05-18T13:37:42Z">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Julia" w:id="43" w:date="2026-05-18T09:57:21Z">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випуску 78 - нема 2 спеціальностей, ПРОТЕ є у наказі МОЗ № 1065 Деякі питання підготовки та професійної діяльності за професіям у сфері охорони здоров'я https://zakon.rada.gov.ua/laws/show/z1109-25#Text</w:t>
      </w:r>
    </w:p>
  </w:comment>
  <w:comment w:author="Julia" w:id="21" w:date="2026-05-15T13:09:49Z">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 у Довіднику такої спеціальності</w:t>
      </w:r>
    </w:p>
  </w:comment>
  <w:comment w:author="Julia" w:id="19" w:date="2026-05-15T13:19:06Z">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Довіднику професій лікарів такої спеціальності нема, проте на сайті національно агенства кваліфікацій є "вчитель-логопед, логопед"</w:t>
      </w:r>
    </w:p>
  </w:comment>
  <w:comment w:author="Julia" w:id="36" w:date="2026-05-18T09:36:13Z">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 78  немає такої спеціальності</w:t>
      </w:r>
    </w:p>
  </w:comment>
  <w:comment w:author="Julia" w:id="46" w:date="2026-05-18T10:00:16Z">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прибрати тут, або додати (медицина) і у позиціях вище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3DA" w15:done="0"/>
  <w15:commentEx w15:paraId="000023DB" w15:done="0"/>
  <w15:commentEx w15:paraId="000023DC" w15:done="0"/>
  <w15:commentEx w15:paraId="000023DD" w15:done="0"/>
  <w15:commentEx w15:paraId="000023DE" w15:done="0"/>
  <w15:commentEx w15:paraId="000023DF" w15:done="0"/>
  <w15:commentEx w15:paraId="000023E0" w15:done="0"/>
  <w15:commentEx w15:paraId="000023E1" w15:done="0"/>
  <w15:commentEx w15:paraId="000023E2" w15:done="0"/>
  <w15:commentEx w15:paraId="000023E3" w15:done="0"/>
  <w15:commentEx w15:paraId="000023E4" w15:done="0"/>
  <w15:commentEx w15:paraId="000023E5" w15:done="0"/>
  <w15:commentEx w15:paraId="000023E6" w15:done="0"/>
  <w15:commentEx w15:paraId="000023E7" w15:done="0"/>
  <w15:commentEx w15:paraId="000023E8" w15:done="0"/>
  <w15:commentEx w15:paraId="000023E9" w15:done="0"/>
  <w15:commentEx w15:paraId="000023EA" w15:done="0"/>
  <w15:commentEx w15:paraId="000023EB" w15:done="0"/>
  <w15:commentEx w15:paraId="000023EC" w15:done="0"/>
  <w15:commentEx w15:paraId="000023ED" w15:done="0"/>
  <w15:commentEx w15:paraId="000023EE" w15:done="0"/>
  <w15:commentEx w15:paraId="000023EF" w15:done="0"/>
  <w15:commentEx w15:paraId="000023F0" w15:done="0"/>
  <w15:commentEx w15:paraId="000023F1" w15:done="0"/>
  <w15:commentEx w15:paraId="000023F2" w15:done="0"/>
  <w15:commentEx w15:paraId="000023F3" w15:done="0"/>
  <w15:commentEx w15:paraId="000023F4" w15:done="0"/>
  <w15:commentEx w15:paraId="000023F5" w15:done="0"/>
  <w15:commentEx w15:paraId="000023F6" w15:done="0"/>
  <w15:commentEx w15:paraId="000023F7" w15:done="0"/>
  <w15:commentEx w15:paraId="000023F8" w15:done="0"/>
  <w15:commentEx w15:paraId="000023F9" w15:done="0"/>
  <w15:commentEx w15:paraId="000023FA" w15:done="0"/>
  <w15:commentEx w15:paraId="000023FB" w15:done="0"/>
  <w15:commentEx w15:paraId="000023FC" w15:done="0"/>
  <w15:commentEx w15:paraId="000023FD" w15:done="0"/>
  <w15:commentEx w15:paraId="000023FE" w15:done="0"/>
  <w15:commentEx w15:paraId="000023FF" w15:done="0"/>
  <w15:commentEx w15:paraId="00002400" w15:done="0"/>
  <w15:commentEx w15:paraId="00002401" w15:done="0"/>
  <w15:commentEx w15:paraId="00002402" w15:done="0"/>
  <w15:commentEx w15:paraId="00002403" w15:done="0"/>
  <w15:commentEx w15:paraId="00002404" w15:done="0"/>
  <w15:commentEx w15:paraId="00002405" w15:done="0"/>
  <w15:commentEx w15:paraId="00002406" w15:done="0"/>
  <w15:commentEx w15:paraId="00002407" w15:done="0"/>
  <w15:commentEx w15:paraId="00002408" w15:done="0"/>
  <w15:commentEx w15:paraId="00002409" w15:done="0"/>
  <w15:commentEx w15:paraId="0000240A" w15:done="0"/>
  <w15:commentEx w15:paraId="0000240B" w15:done="0"/>
  <w15:commentEx w15:paraId="0000240C" w15:done="0"/>
  <w15:commentEx w15:paraId="0000240D" w15:done="0"/>
  <w15:commentEx w15:paraId="00002412" w15:done="0"/>
  <w15:commentEx w15:paraId="00002413" w15:done="0"/>
  <w15:commentEx w15:paraId="00002414" w15:done="0"/>
  <w15:commentEx w15:paraId="00002415" w15:done="0"/>
  <w15:commentEx w15:paraId="00002416" w15:done="0"/>
  <w15:commentEx w15:paraId="00002417" w15:done="0"/>
  <w15:commentEx w15:paraId="00002418" w15:done="0"/>
  <w15:commentEx w15:paraId="00002419" w15:done="0"/>
  <w15:commentEx w15:paraId="0000241A" w15:done="0"/>
  <w15:commentEx w15:paraId="0000241B" w15:done="0"/>
  <w15:commentEx w15:paraId="0000241C" w15:done="0"/>
  <w15:commentEx w15:paraId="0000241D" w15:done="0"/>
  <w15:commentEx w15:paraId="00002420" w15:done="0"/>
  <w15:commentEx w15:paraId="00002421" w15:done="0"/>
  <w15:commentEx w15:paraId="00002422" w15:done="0"/>
  <w15:commentEx w15:paraId="00002423" w15:done="0"/>
  <w15:commentEx w15:paraId="00002424" w15:done="0"/>
  <w15:commentEx w15:paraId="00002425" w15:done="0"/>
  <w15:commentEx w15:paraId="00002426" w15:done="0"/>
  <w15:commentEx w15:paraId="00002427" w15:done="0"/>
  <w15:commentEx w15:paraId="00002428" w15:done="0"/>
  <w15:commentEx w15:paraId="00002429" w15:done="0"/>
  <w15:commentEx w15:paraId="0000242A" w15:done="0"/>
  <w15:commentEx w15:paraId="0000242B" w15:done="0"/>
  <w15:commentEx w15:paraId="0000242C" w15:done="0"/>
  <w15:commentEx w15:paraId="0000242D" w15:done="0"/>
  <w15:commentEx w15:paraId="0000242E" w15:done="0"/>
  <w15:commentEx w15:paraId="0000242F" w15:done="0"/>
  <w15:commentEx w15:paraId="00002430" w15:done="0"/>
  <w15:commentEx w15:paraId="00002431" w15:done="0"/>
  <w15:commentEx w15:paraId="00002432" w15:done="0"/>
  <w15:commentEx w15:paraId="00002433" w15:done="0"/>
  <w15:commentEx w15:paraId="000024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Microsoft Yahei"/>
  <w:font w:name="Courier New"/>
  <w:font w:name="Roboto"/>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upp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7"/>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6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1000" w:hanging="360"/>
      </w:pPr>
      <w:rPr/>
    </w:lvl>
    <w:lvl w:ilvl="1">
      <w:start w:val="1"/>
      <w:numFmt w:val="lowerLetter"/>
      <w:lvlText w:val="%2."/>
      <w:lvlJc w:val="left"/>
      <w:pPr>
        <w:ind w:left="1720" w:hanging="360"/>
      </w:pPr>
      <w:rPr/>
    </w:lvl>
    <w:lvl w:ilvl="2">
      <w:start w:val="1"/>
      <w:numFmt w:val="lowerRoman"/>
      <w:lvlText w:val="%3."/>
      <w:lvlJc w:val="right"/>
      <w:pPr>
        <w:ind w:left="2440" w:hanging="180"/>
      </w:pPr>
      <w:rPr/>
    </w:lvl>
    <w:lvl w:ilvl="3">
      <w:start w:val="1"/>
      <w:numFmt w:val="decimal"/>
      <w:lvlText w:val="%4."/>
      <w:lvlJc w:val="left"/>
      <w:pPr>
        <w:ind w:left="3160" w:hanging="360"/>
      </w:pPr>
      <w:rPr/>
    </w:lvl>
    <w:lvl w:ilvl="4">
      <w:start w:val="1"/>
      <w:numFmt w:val="lowerLetter"/>
      <w:lvlText w:val="%5."/>
      <w:lvlJc w:val="left"/>
      <w:pPr>
        <w:ind w:left="3880" w:hanging="360"/>
      </w:pPr>
      <w:rPr/>
    </w:lvl>
    <w:lvl w:ilvl="5">
      <w:start w:val="1"/>
      <w:numFmt w:val="lowerRoman"/>
      <w:lvlText w:val="%6."/>
      <w:lvlJc w:val="right"/>
      <w:pPr>
        <w:ind w:left="4600" w:hanging="180"/>
      </w:pPr>
      <w:rPr/>
    </w:lvl>
    <w:lvl w:ilvl="6">
      <w:start w:val="1"/>
      <w:numFmt w:val="decimal"/>
      <w:lvlText w:val="%7."/>
      <w:lvlJc w:val="left"/>
      <w:pPr>
        <w:ind w:left="5320" w:hanging="360"/>
      </w:pPr>
      <w:rPr/>
    </w:lvl>
    <w:lvl w:ilvl="7">
      <w:start w:val="1"/>
      <w:numFmt w:val="lowerLetter"/>
      <w:lvlText w:val="%8."/>
      <w:lvlJc w:val="left"/>
      <w:pPr>
        <w:ind w:left="6040" w:hanging="360"/>
      </w:pPr>
      <w:rPr/>
    </w:lvl>
    <w:lvl w:ilvl="8">
      <w:start w:val="1"/>
      <w:numFmt w:val="lowerRoman"/>
      <w:lvlText w:val="%9."/>
      <w:lvlJc w:val="right"/>
      <w:pPr>
        <w:ind w:left="6760" w:hanging="180"/>
      </w:pPr>
      <w:rPr/>
    </w:lvl>
  </w:abstractNum>
  <w:abstractNum w:abstractNumId="68">
    <w:lvl w:ilvl="0">
      <w:start w:val="5"/>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71">
    <w:lvl w:ilvl="0">
      <w:start w:val="6"/>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56" w:hanging="396.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95">
    <w:lvl w:ilvl="0">
      <w:start w:val="2"/>
      <w:numFmt w:val="lowerLetter"/>
      <w:lvlText w:val="%1."/>
      <w:lvlJc w:val="left"/>
      <w:pPr>
        <w:ind w:left="1571" w:hanging="360"/>
      </w:pPr>
      <w:rPr>
        <w:b w:val="0"/>
        <w:bCs w:val="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96">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lowerRoman"/>
      <w:lvlText w:val="%1."/>
      <w:lvlJc w:val="right"/>
      <w:pPr>
        <w:ind w:left="-116" w:hanging="360"/>
      </w:pPr>
      <w:rPr/>
    </w:lvl>
    <w:lvl w:ilvl="1">
      <w:start w:val="1"/>
      <w:numFmt w:val="lowerLetter"/>
      <w:lvlText w:val="%2."/>
      <w:lvlJc w:val="left"/>
      <w:pPr>
        <w:ind w:left="604" w:hanging="360"/>
      </w:pPr>
      <w:rPr/>
    </w:lvl>
    <w:lvl w:ilvl="2">
      <w:start w:val="1"/>
      <w:numFmt w:val="lowerRoman"/>
      <w:lvlText w:val="%3."/>
      <w:lvlJc w:val="right"/>
      <w:pPr>
        <w:ind w:left="1324" w:hanging="180"/>
      </w:pPr>
      <w:rPr/>
    </w:lvl>
    <w:lvl w:ilvl="3">
      <w:start w:val="1"/>
      <w:numFmt w:val="decimal"/>
      <w:lvlText w:val="%4."/>
      <w:lvlJc w:val="left"/>
      <w:pPr>
        <w:ind w:left="2044" w:hanging="360"/>
      </w:pPr>
      <w:rPr/>
    </w:lvl>
    <w:lvl w:ilvl="4">
      <w:start w:val="1"/>
      <w:numFmt w:val="lowerLetter"/>
      <w:lvlText w:val="%5."/>
      <w:lvlJc w:val="left"/>
      <w:pPr>
        <w:ind w:left="2764" w:hanging="360"/>
      </w:pPr>
      <w:rPr/>
    </w:lvl>
    <w:lvl w:ilvl="5">
      <w:start w:val="1"/>
      <w:numFmt w:val="lowerRoman"/>
      <w:lvlText w:val="%6."/>
      <w:lvlJc w:val="right"/>
      <w:pPr>
        <w:ind w:left="3484" w:hanging="180"/>
      </w:pPr>
      <w:rPr/>
    </w:lvl>
    <w:lvl w:ilvl="6">
      <w:start w:val="1"/>
      <w:numFmt w:val="decimal"/>
      <w:lvlText w:val="%7."/>
      <w:lvlJc w:val="left"/>
      <w:pPr>
        <w:ind w:left="4204" w:hanging="360"/>
      </w:pPr>
      <w:rPr/>
    </w:lvl>
    <w:lvl w:ilvl="7">
      <w:start w:val="1"/>
      <w:numFmt w:val="lowerLetter"/>
      <w:lvlText w:val="%8."/>
      <w:lvlJc w:val="left"/>
      <w:pPr>
        <w:ind w:left="4924" w:hanging="360"/>
      </w:pPr>
      <w:rPr/>
    </w:lvl>
    <w:lvl w:ilvl="8">
      <w:start w:val="1"/>
      <w:numFmt w:val="lowerRoman"/>
      <w:lvlText w:val="%9."/>
      <w:lvlJc w:val="right"/>
      <w:pPr>
        <w:ind w:left="5644" w:hanging="18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lowerRoman"/>
      <w:lvlText w:val="%1."/>
      <w:lvlJc w:val="righ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31">
    <w:lvl w:ilvl="0">
      <w:start w:val="6"/>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5"/>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12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4"/>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4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lowerLetter"/>
      <w:lvlText w:val="%1."/>
      <w:lvlJc w:val="lef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1">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7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2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26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9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7">
    <w:name w:val="heading 7"/>
    <w:link w:val="70"/>
    <w:semiHidden w:val="1"/>
    <w:qFormat w:val="1"/>
    <w:pPr>
      <w:keepNext w:val="1"/>
      <w:keepLines w:val="1"/>
      <w:spacing w:after="0" w:before="40"/>
      <w:outlineLvl w:val="6"/>
    </w:pPr>
    <w:rPr>
      <w:rFonts w:ascii="Aptos" w:hAnsi="Aptos"/>
      <w:color w:val="595959" w:themeColor="text1" w:themeTint="0000A6"/>
    </w:rPr>
  </w:style>
  <w:style w:type="paragraph" w:styleId="8">
    <w:name w:val="heading 8"/>
    <w:link w:val="80"/>
    <w:semiHidden w:val="1"/>
    <w:qFormat w:val="1"/>
    <w:pPr>
      <w:keepNext w:val="1"/>
      <w:keepLines w:val="1"/>
      <w:spacing w:after="0"/>
      <w:outlineLvl w:val="7"/>
    </w:pPr>
    <w:rPr>
      <w:rFonts w:ascii="Aptos" w:hAnsi="Aptos"/>
      <w:i w:val="1"/>
      <w:iCs w:val="1"/>
      <w:color w:val="272727" w:themeColor="text1" w:themeTint="0000D8"/>
    </w:rPr>
  </w:style>
  <w:style w:type="paragraph" w:styleId="9">
    <w:name w:val="heading 9"/>
    <w:link w:val="90"/>
    <w:semiHidden w:val="1"/>
    <w:qFormat w:val="1"/>
    <w:pPr>
      <w:keepNext w:val="1"/>
      <w:keepLines w:val="1"/>
      <w:spacing w:after="0"/>
      <w:outlineLvl w:val="8"/>
    </w:pPr>
    <w:rPr>
      <w:rFonts w:ascii="Aptos" w:hAnsi="Aptos"/>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a4">
    <w:name w:val="Normal (Web)"/>
    <w:uiPriority w:val="99"/>
    <w:pPr>
      <w:spacing w:after="100" w:afterAutospacing="1" w:before="100" w:beforeAutospacing="1" w:line="240" w:lineRule="auto"/>
    </w:pPr>
    <w:rPr>
      <w:rFonts w:ascii="Times New Roman" w:hAnsi="Times New Roman"/>
      <w:sz w:val="24"/>
      <w:szCs w:val="24"/>
    </w:rPr>
  </w:style>
  <w:style w:type="paragraph" w:styleId="a5">
    <w:name w:val="annotation text"/>
    <w:link w:val="a6"/>
    <w:semiHidden w:val="1"/>
    <w:pPr>
      <w:spacing w:line="240" w:lineRule="auto"/>
    </w:pPr>
    <w:rPr>
      <w:sz w:val="20"/>
      <w:szCs w:val="20"/>
    </w:rPr>
  </w:style>
  <w:style w:type="paragraph" w:styleId="a7">
    <w:name w:val="annotation subject"/>
    <w:basedOn w:val="a5"/>
    <w:next w:val="a5"/>
    <w:link w:val="a8"/>
    <w:semiHidden w:val="1"/>
    <w:rPr>
      <w:b w:val="1"/>
      <w:bCs w:val="1"/>
    </w:rPr>
  </w:style>
  <w:style w:type="paragraph" w:styleId="rvps2" w:customStyle="1">
    <w:name w:val="rvps2"/>
    <w:pPr>
      <w:spacing w:after="100" w:afterAutospacing="1" w:before="100" w:beforeAutospacing="1" w:line="240" w:lineRule="auto"/>
    </w:pPr>
    <w:rPr>
      <w:rFonts w:ascii="Times New Roman" w:hAnsi="Times New Roman"/>
      <w:sz w:val="24"/>
      <w:szCs w:val="24"/>
    </w:rPr>
  </w:style>
  <w:style w:type="paragraph" w:styleId="a9">
    <w:name w:val="List Paragraph"/>
    <w:qFormat w:val="1"/>
    <w:pPr>
      <w:ind w:left="720"/>
      <w:contextualSpacing w:val="1"/>
    </w:pPr>
  </w:style>
  <w:style w:type="paragraph" w:styleId="TableParagraph" w:customStyle="1">
    <w:name w:val="Table Paragraph"/>
    <w:qFormat w:val="1"/>
    <w:pPr>
      <w:widowControl w:val="0"/>
      <w:spacing w:after="0" w:before="60" w:line="240" w:lineRule="auto"/>
      <w:ind w:left="241"/>
    </w:pPr>
    <w:rPr>
      <w:rFonts w:ascii="Times New Roman" w:hAnsi="Times New Roman"/>
      <w:lang w:eastAsia="en-US"/>
    </w:rPr>
  </w:style>
  <w:style w:type="paragraph" w:styleId="aa">
    <w:name w:val="Balloon Text"/>
    <w:link w:val="ab"/>
    <w:semiHidden w:val="1"/>
    <w:pPr>
      <w:spacing w:after="0" w:line="240" w:lineRule="auto"/>
    </w:pPr>
    <w:rPr>
      <w:rFonts w:ascii="Segoe UI" w:hAnsi="Segoe UI"/>
      <w:sz w:val="18"/>
      <w:szCs w:val="18"/>
    </w:rPr>
  </w:style>
  <w:style w:type="paragraph" w:styleId="msonormal0" w:customStyle="1">
    <w:name w:val="msonormal"/>
    <w:pPr>
      <w:spacing w:after="100" w:afterAutospacing="1" w:before="100" w:beforeAutospacing="1" w:line="240" w:lineRule="auto"/>
    </w:pPr>
    <w:rPr>
      <w:rFonts w:ascii="Times New Roman" w:hAnsi="Times New Roman"/>
      <w:sz w:val="24"/>
      <w:szCs w:val="24"/>
    </w:rPr>
  </w:style>
  <w:style w:type="paragraph" w:styleId="ac">
    <w:name w:val="Quote"/>
    <w:link w:val="ad"/>
    <w:qFormat w:val="1"/>
    <w:pPr>
      <w:spacing w:before="160"/>
      <w:jc w:val="center"/>
    </w:pPr>
    <w:rPr>
      <w:rFonts w:ascii="Aptos" w:hAnsi="Aptos"/>
      <w:i w:val="1"/>
      <w:iCs w:val="1"/>
      <w:color w:val="404040" w:themeColor="text1" w:themeTint="0000BF"/>
    </w:rPr>
  </w:style>
  <w:style w:type="paragraph" w:styleId="ae">
    <w:name w:val="Intense Quote"/>
    <w:link w:val="af"/>
    <w:qFormat w:val="1"/>
    <w:pPr>
      <w:pBdr>
        <w:top w:color="2f5496" w:space="10" w:sz="4" w:themeColor="accent1" w:themeShade="0000BF" w:val="single"/>
        <w:bottom w:color="2f5496" w:space="10" w:sz="4" w:themeColor="accent1" w:themeShade="0000BF" w:val="single"/>
      </w:pBdr>
      <w:spacing w:after="360" w:before="360"/>
      <w:ind w:left="864" w:right="864"/>
      <w:jc w:val="center"/>
    </w:pPr>
    <w:rPr>
      <w:rFonts w:ascii="Aptos" w:hAnsi="Aptos"/>
      <w:i w:val="1"/>
      <w:iCs w:val="1"/>
      <w:color w:val="2f5496" w:themeColor="accent1" w:themeShade="0000BF"/>
    </w:rPr>
  </w:style>
  <w:style w:type="character" w:styleId="af0">
    <w:name w:val="line number"/>
    <w:basedOn w:val="a0"/>
    <w:semiHidden w:val="1"/>
  </w:style>
  <w:style w:type="character" w:styleId="af1">
    <w:name w:val="Hyperlink"/>
    <w:basedOn w:val="a0"/>
    <w:rPr>
      <w:color w:val="0000ff"/>
      <w:u w:val="single"/>
    </w:rPr>
  </w:style>
  <w:style w:type="character" w:styleId="apple-tab-span" w:customStyle="1">
    <w:name w:val="apple-tab-span"/>
    <w:basedOn w:val="a0"/>
  </w:style>
  <w:style w:type="character" w:styleId="af2">
    <w:name w:val="annotation reference"/>
    <w:basedOn w:val="a0"/>
    <w:semiHidden w:val="1"/>
    <w:rPr>
      <w:sz w:val="16"/>
      <w:szCs w:val="16"/>
    </w:rPr>
  </w:style>
  <w:style w:type="character" w:styleId="a6" w:customStyle="1">
    <w:name w:val="Текст примітки Знак"/>
    <w:basedOn w:val="a0"/>
    <w:link w:val="a5"/>
    <w:semiHidden w:val="1"/>
    <w:rPr>
      <w:sz w:val="20"/>
      <w:szCs w:val="20"/>
    </w:rPr>
  </w:style>
  <w:style w:type="character" w:styleId="a8" w:customStyle="1">
    <w:name w:val="Тема примітки Знак"/>
    <w:basedOn w:val="a6"/>
    <w:link w:val="a7"/>
    <w:semiHidden w:val="1"/>
    <w:rPr>
      <w:b w:val="1"/>
      <w:bCs w:val="1"/>
      <w:sz w:val="20"/>
      <w:szCs w:val="20"/>
    </w:rPr>
  </w:style>
  <w:style w:type="character" w:styleId="rvts46" w:customStyle="1">
    <w:name w:val="rvts46"/>
    <w:basedOn w:val="a0"/>
  </w:style>
  <w:style w:type="character" w:styleId="rvts11" w:customStyle="1">
    <w:name w:val="rvts11"/>
    <w:basedOn w:val="a0"/>
  </w:style>
  <w:style w:type="character" w:styleId="20" w:customStyle="1">
    <w:name w:val="Заголовок 2 Знак"/>
    <w:basedOn w:val="a0"/>
    <w:rPr>
      <w:b w:val="1"/>
      <w:sz w:val="36"/>
      <w:szCs w:val="36"/>
    </w:rPr>
  </w:style>
  <w:style w:type="character" w:styleId="30" w:customStyle="1">
    <w:name w:val="Заголовок 3 Знак"/>
    <w:basedOn w:val="a0"/>
    <w:semiHidden w:val="1"/>
    <w:rPr>
      <w:b w:val="1"/>
      <w:sz w:val="28"/>
      <w:szCs w:val="28"/>
    </w:rPr>
  </w:style>
  <w:style w:type="character" w:styleId="10" w:customStyle="1">
    <w:name w:val="Заголовок 1 Знак"/>
    <w:basedOn w:val="a0"/>
    <w:rPr>
      <w:b w:val="1"/>
      <w:sz w:val="48"/>
      <w:szCs w:val="48"/>
    </w:rPr>
  </w:style>
  <w:style w:type="character" w:styleId="ab" w:customStyle="1">
    <w:name w:val="Текст у виносці Знак"/>
    <w:basedOn w:val="a0"/>
    <w:link w:val="aa"/>
    <w:semiHidden w:val="1"/>
    <w:rPr>
      <w:rFonts w:ascii="Segoe UI" w:hAnsi="Segoe UI"/>
      <w:sz w:val="18"/>
      <w:szCs w:val="18"/>
    </w:rPr>
  </w:style>
  <w:style w:type="character" w:styleId="70" w:customStyle="1">
    <w:name w:val="Заголовок 7 Знак"/>
    <w:basedOn w:val="a0"/>
    <w:link w:val="7"/>
    <w:semiHidden w:val="1"/>
    <w:rPr>
      <w:rFonts w:ascii="Aptos" w:hAnsi="Aptos"/>
      <w:color w:val="595959" w:themeColor="text1" w:themeTint="0000A6"/>
    </w:rPr>
  </w:style>
  <w:style w:type="character" w:styleId="80" w:customStyle="1">
    <w:name w:val="Заголовок 8 Знак"/>
    <w:basedOn w:val="a0"/>
    <w:link w:val="8"/>
    <w:semiHidden w:val="1"/>
    <w:rPr>
      <w:rFonts w:ascii="Aptos" w:hAnsi="Aptos"/>
      <w:i w:val="1"/>
      <w:iCs w:val="1"/>
      <w:color w:val="272727" w:themeColor="text1" w:themeTint="0000D8"/>
    </w:rPr>
  </w:style>
  <w:style w:type="character" w:styleId="90" w:customStyle="1">
    <w:name w:val="Заголовок 9 Знак"/>
    <w:basedOn w:val="a0"/>
    <w:link w:val="9"/>
    <w:semiHidden w:val="1"/>
    <w:rPr>
      <w:rFonts w:ascii="Aptos" w:hAnsi="Aptos"/>
      <w:color w:val="272727" w:themeColor="text1" w:themeTint="0000D8"/>
    </w:rPr>
  </w:style>
  <w:style w:type="character" w:styleId="ad" w:customStyle="1">
    <w:name w:val="Цитата Знак"/>
    <w:basedOn w:val="a0"/>
    <w:link w:val="ac"/>
    <w:rPr>
      <w:rFonts w:ascii="Aptos" w:hAnsi="Aptos"/>
      <w:i w:val="1"/>
      <w:iCs w:val="1"/>
      <w:color w:val="404040" w:themeColor="text1" w:themeTint="0000BF"/>
    </w:rPr>
  </w:style>
  <w:style w:type="character" w:styleId="af" w:customStyle="1">
    <w:name w:val="Насичена цитата Знак"/>
    <w:basedOn w:val="a0"/>
    <w:link w:val="ae"/>
    <w:rPr>
      <w:rFonts w:ascii="Aptos" w:hAnsi="Aptos"/>
      <w:i w:val="1"/>
      <w:iCs w:val="1"/>
      <w:color w:val="2f5496" w:themeColor="accent1" w:themeShade="0000BF"/>
    </w:rPr>
  </w:style>
  <w:style w:type="character" w:styleId="40" w:customStyle="1">
    <w:name w:val="Заголовок 4 Знак"/>
    <w:basedOn w:val="a0"/>
    <w:semiHidden w:val="1"/>
    <w:rPr>
      <w:b w:val="1"/>
      <w:sz w:val="24"/>
      <w:szCs w:val="24"/>
    </w:rPr>
  </w:style>
  <w:style w:type="character" w:styleId="50" w:customStyle="1">
    <w:name w:val="Заголовок 5 Знак"/>
    <w:basedOn w:val="a0"/>
    <w:semiHidden w:val="1"/>
    <w:rPr>
      <w:b w:val="1"/>
    </w:rPr>
  </w:style>
  <w:style w:type="character" w:styleId="60" w:customStyle="1">
    <w:name w:val="Заголовок 6 Знак"/>
    <w:basedOn w:val="a0"/>
    <w:semiHidden w:val="1"/>
    <w:rPr>
      <w:b w:val="1"/>
      <w:sz w:val="20"/>
      <w:szCs w:val="20"/>
    </w:rPr>
  </w:style>
  <w:style w:type="character" w:styleId="af3" w:customStyle="1">
    <w:name w:val="Назва Знак"/>
    <w:basedOn w:val="a0"/>
    <w:rPr>
      <w:b w:val="1"/>
      <w:sz w:val="72"/>
      <w:szCs w:val="72"/>
    </w:rPr>
  </w:style>
  <w:style w:type="character" w:styleId="af4" w:customStyle="1">
    <w:name w:val="Підзаголовок Знак"/>
    <w:basedOn w:val="a0"/>
    <w:rPr>
      <w:rFonts w:ascii="Georgia" w:hAnsi="Georgia"/>
      <w:i w:val="1"/>
      <w:color w:val="666666"/>
      <w:sz w:val="48"/>
      <w:szCs w:val="48"/>
    </w:rPr>
  </w:style>
  <w:style w:type="character" w:styleId="af5">
    <w:name w:val="Intense Emphasis"/>
    <w:basedOn w:val="a0"/>
    <w:qFormat w:val="1"/>
    <w:rPr>
      <w:i w:val="1"/>
      <w:iCs w:val="1"/>
      <w:color w:val="2f5496" w:themeColor="accent1" w:themeShade="0000BF"/>
    </w:rPr>
  </w:style>
  <w:style w:type="character" w:styleId="af6">
    <w:name w:val="Intense Reference"/>
    <w:basedOn w:val="a0"/>
    <w:qFormat w:val="1"/>
    <w:rPr>
      <w:b w:val="1"/>
      <w:bCs w:val="1"/>
      <w:smallCaps w:val="1"/>
      <w:color w:val="2f5496" w:themeColor="accent1" w:themeShade="0000BF"/>
      <w:spacing w:val="5"/>
    </w:rPr>
  </w:style>
  <w:style w:type="table" w:styleId="11">
    <w:name w:val="Table Simple 1"/>
    <w:basedOn w:val="a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Normal0" w:customStyle="1">
    <w:name w:val="Table Normal"/>
    <w:tblPr>
      <w:tblCellMar>
        <w:top w:w="0.0" w:type="dxa"/>
        <w:left w:w="0.0" w:type="dxa"/>
        <w:bottom w:w="0.0" w:type="dxa"/>
        <w:right w:w="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name w:val="Table Grid"/>
    <w:basedOn w:val="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oinc.org/52973-5" TargetMode="External"/><Relationship Id="rId11" Type="http://schemas.openxmlformats.org/officeDocument/2006/relationships/hyperlink" Target="https://services.dtkt.ua/classifiers/prof/subgroups/820" TargetMode="External"/><Relationship Id="rId10" Type="http://schemas.openxmlformats.org/officeDocument/2006/relationships/hyperlink" Target="https://services.dtkt.ua/classifiers/prof/subgroups/820" TargetMode="External"/><Relationship Id="rId13" Type="http://schemas.openxmlformats.org/officeDocument/2006/relationships/hyperlink" Target="https://loinc.org/46099-8" TargetMode="External"/><Relationship Id="rId12" Type="http://schemas.openxmlformats.org/officeDocument/2006/relationships/hyperlink" Target="https://loinc.org/1636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zakon.rada.gov.ua/laws/show/174-2023-%D0%BF" TargetMode="External"/><Relationship Id="rId15" Type="http://schemas.openxmlformats.org/officeDocument/2006/relationships/hyperlink" Target="https://loinc.org/14800-7" TargetMode="External"/><Relationship Id="rId14" Type="http://schemas.openxmlformats.org/officeDocument/2006/relationships/hyperlink" Target="https://loinc.org/14933-6" TargetMode="External"/><Relationship Id="rId17" Type="http://schemas.openxmlformats.org/officeDocument/2006/relationships/hyperlink" Target="https://loinc.org/38477-6" TargetMode="External"/><Relationship Id="rId16" Type="http://schemas.openxmlformats.org/officeDocument/2006/relationships/hyperlink" Target="https://loinc.org/2399-4" TargetMode="External"/><Relationship Id="rId5" Type="http://schemas.openxmlformats.org/officeDocument/2006/relationships/numbering" Target="numbering.xml"/><Relationship Id="rId19" Type="http://schemas.openxmlformats.org/officeDocument/2006/relationships/hyperlink" Target="https://loinc.org/13953-5" TargetMode="External"/><Relationship Id="rId6" Type="http://schemas.openxmlformats.org/officeDocument/2006/relationships/styles" Target="styles.xml"/><Relationship Id="rId18" Type="http://schemas.openxmlformats.org/officeDocument/2006/relationships/hyperlink" Target="https://loinc.org/104263-9"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QCY5BNUU6l+q+2fi5zWPTSTDQ==">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Yi/gEKCnRleHQvcGxhaW4S7wHQvdC1INCy0L/QtdCy0L3QtdC90LAsINCx0L4g0YbQtSDQtiDQvdCw0YfQtSDQvdCwINC90LDQtNCw0L3QvdGPINC80LXQtNC40YfQvdC+0Zcg0L/QvtGB0LvRg9Cz0Lgg0L3QtSDQstC/0LvQuNCy0LDRlCwg0L/QviA0MTAg0LHRltC70YzRiNC1INC00L4g0LHQsNC30L7QstC40YUg0LLRltC00L3QvtGB0LjRgtGM0YHRjywg0LDQu9C1INC80L7QttC70LjQstC+INCy0LfQsNCz0LDQu9GWINC00L7Qv9C+0LzRltC20L3RliobIhUxMDE1MzQyNjYyMzU1MDc2NDk5NDcoADgAMKSC9djjMzikgvXY4zNKHQoKdGV4dC9wbGFpbhIPKNCx0LDQt9C+0LLRliopWgxuanVnMml5Y2Z4MW9yAiAAeACaAQYIABAAGACqAfIB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IvkBCgp0ZXh0L3BsYWluEuoB0LcgMjAyNSDRgdC/0LXRhtGW0LDQu9GW0LfQsNGG0ZbRjyDRidC+0LTQviDRgtC10YDQsNC/0LXQstGC0LAg0LzQvtCy0LvQtdC90L3RjyDRgtCwINC80L7QstC4ICjRgtC40LzRh9Cw0YHQvtCy0L4g0LHRg9C70Lgg0LvQvtCz0L7Qv9C10LTQuCnCoGh0dHBzOi8vbW96Lmdvdi51YS91ay9zdGFydHV5ZS1pbnRlbnNpdm5hLXByb2dyYW1hLXNwZWNpYWxpemFjaXlpLXRlcmFwaXlhLW1vdmktdGEtbW92bGVubnlhKhsiFTEwMTI3ODE4NDQ3MTU1NDc0NTA4OCgAOAAwqumy0eMzOPqItNHjM0ofCgp0ZXh0L3BsYWluEhHQu9C+0LPQvtC/0LXQtNCwKVoMY3NnN3ZhaHN2cWtrcgIgAHgAmgEGCAAQABgAqgHI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wioQIKCnRleHQvcGxhaW4SkgLQv9C+0YDRgtCw0YLQuNCy0L3QuNC5INC00LXRhNGW0LHRgNC40LvRj9GC0L7RgCDQtyDRhNGD0L3QutGG0ZbRlNGOINGB0LjQvdGF0YDQvtC90ZbQt9Cw0YbRltGXLCDQt9C+0LrRgNC10LzQsCwg0LcK0LXQu9C10LrRgtGA0L7QtNCw0LzQuCDQtNC70Y8g0LTQtdGE0ZbQsdGA0LjQu9GP0YbRltGXINC00ZbRgtC10Lkg0YPRgdGW0YUg0LLRltC60L7QstC40YUg0LPRgNGD0L8g0YMg0LLQuNC/0LDQtNC60YMg0L3QsNC00LDQvdC90Y8K0LTQvtC/0L7QvNC+0LPQuCDQtNGW0YLRj9C8KhsiFTEwMTUzNDI2NjIzNTUwNzY0OTk0NygAOAAw5tCVn64zOObQlZ+uM1oMaHI3eW50NjR5NHl2cgIgAHgAmgEGCAAQABgAqgGbAh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9GPwqBodHRwczovL3pha29uLnJhZGEuZ292LnVhL2xhd3Mvc2hvdy96MTEwOS0yNSNUZXh0KhsiFTEwMTI3ODE4NDQ3MTU1NDc0NTA4OCgAOAAwlZeT1OMzOJWXk9TjM0p/Cgp0ZXh0L3BsYWluEnHQu9GW0LrQsNGAINC3INGA0LDQtNGW0LDRhtGW0LnQvdC+0Zcg0L7QvdC60L7Qu9C+0LPRltGXINGC0LAv0LDQsdC+INC70ZbQutCw0YAg0Lcg0Y/QtNC10YDQvdC+0Zcg0LzQtdC00LjRhtC40L3QuFoMZWhoeWQ0NWgwbnV2cgIgAHgAmgEGCAAQABgAqgHmBBLjBN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2024-09-09T13:52:00Z</dcterms:created>
  <dc:creator>Елена Ковалёва</dc:creator>
</cp:coreProperties>
</file>