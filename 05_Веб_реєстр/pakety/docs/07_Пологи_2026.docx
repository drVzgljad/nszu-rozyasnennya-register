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CF">
      <w:pPr>
        <w:pStyle w:val="Heading1"/>
        <w:shd w:fill="ffffff" w:val="clear"/>
        <w:spacing w:after="0" w:before="240" w:line="276" w:lineRule="auto"/>
        <w:jc w:val="center"/>
        <w:rPr>
          <w:rFonts w:ascii="Times New Roman" w:cs="Times New Roman" w:eastAsia="Times New Roman" w:hAnsi="Times New Roman"/>
          <w:sz w:val="24"/>
          <w:szCs w:val="24"/>
        </w:rPr>
      </w:pPr>
      <w:bookmarkStart w:colFirst="0" w:colLast="0" w:name="_heading=h.649qv866ud2" w:id="8"/>
      <w:bookmarkEnd w:id="8"/>
      <w:r w:rsidDel="00000000" w:rsidR="00000000" w:rsidRPr="00000000">
        <w:rPr>
          <w:rFonts w:ascii="Times New Roman" w:cs="Times New Roman" w:eastAsia="Times New Roman" w:hAnsi="Times New Roman"/>
          <w:sz w:val="24"/>
          <w:szCs w:val="24"/>
          <w:rtl w:val="0"/>
        </w:rPr>
        <w:t xml:space="preserve">7.МЕДИЧНА ДОПОМОГА ПРИ ПОЛОГАХ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D0">
      <w:pPr>
        <w:keepLines w:val="1"/>
        <w:shd w:fill="ffffff" w:val="clea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Обсяг медичних послуг, який надавач зобов’язується надавати за договором відповідно до медичних потреб пацієнтки (специфікація)</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D1">
      <w:pPr>
        <w:keepLines w:val="1"/>
        <w:numPr>
          <w:ilvl w:val="0"/>
          <w:numId w:val="15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медичної допомоги при пологах черговою акушерською бригадою із забезпеченням умов для проведення партнерських пологів.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D2">
      <w:pPr>
        <w:keepLines w:val="1"/>
        <w:numPr>
          <w:ilvl w:val="0"/>
          <w:numId w:val="15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Ведення неускладнених вагінальних пологів.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D3">
      <w:pPr>
        <w:keepLines w:val="1"/>
        <w:numPr>
          <w:ilvl w:val="0"/>
          <w:numId w:val="15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Ведення ускладнених вагінальних пологів із застосуванням акушерських інтервенцій (вакуум-екстракція, акушерські щипці, допомога при тазовому передлежанні тощо).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D4">
      <w:pPr>
        <w:keepLines w:val="1"/>
        <w:numPr>
          <w:ilvl w:val="0"/>
          <w:numId w:val="15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ургентного кесаревого розтину.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D5">
      <w:pPr>
        <w:keepLines w:val="1"/>
        <w:numPr>
          <w:ilvl w:val="0"/>
          <w:numId w:val="15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планового кесаревого розтину.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D6">
      <w:pPr>
        <w:keepLines w:val="1"/>
        <w:numPr>
          <w:ilvl w:val="0"/>
          <w:numId w:val="15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Моніторинг стану роділлі і плода (включаючи зовнішній моніторинг), породіллі та новонародженого.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D7">
      <w:pPr>
        <w:keepLines w:val="1"/>
        <w:numPr>
          <w:ilvl w:val="0"/>
          <w:numId w:val="15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Зниження відчуття болю у жінки під час пологів немедикаментозними та медикаментозними методами (анальгетики, газові анестетики, епідуральна аналгезія, спінальна аналгезія, тощо).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D8">
      <w:pPr>
        <w:keepLines w:val="1"/>
        <w:numPr>
          <w:ilvl w:val="0"/>
          <w:numId w:val="15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Анестезіологічне забезпечення оперативних втручань та акушерських процедур.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D9">
      <w:pPr>
        <w:keepLines w:val="1"/>
        <w:numPr>
          <w:ilvl w:val="0"/>
          <w:numId w:val="15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лабораторних досліджень у цілодобовому режимі відповідно до галузевих стандартів,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DA">
      <w:pPr>
        <w:keepLines w:val="1"/>
        <w:numPr>
          <w:ilvl w:val="0"/>
          <w:numId w:val="1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розгорнутий клінічний аналіз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DB">
      <w:pPr>
        <w:keepLines w:val="1"/>
        <w:numPr>
          <w:ilvl w:val="0"/>
          <w:numId w:val="1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групи крові і резус-фактора;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DC">
      <w:pPr>
        <w:keepLines w:val="1"/>
        <w:numPr>
          <w:ilvl w:val="0"/>
          <w:numId w:val="1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біохімічний аналіз крові (загальний білок, альфа-амілаза, аспартатамінотрансфераза (АсАТ), аланінамінотрансфераза (АлАТ), білірубін і його фракції (загальний, прямий, непрямий), креатинін, сечовина, хлор, калій, натрій, кальцій), С-реактивний білок;</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DD">
      <w:pPr>
        <w:keepLines w:val="1"/>
        <w:numPr>
          <w:ilvl w:val="0"/>
          <w:numId w:val="1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коагуляційний гемостаз (тромбіновий час, активований частковий (парціальний) тромбопластиновий час (АЧТЧ, АПТЧ), міжнародне нормалізоване відношення (МНВ), фібриноген;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DE">
      <w:pPr>
        <w:keepLines w:val="1"/>
        <w:numPr>
          <w:ilvl w:val="0"/>
          <w:numId w:val="1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глюкоза в цільній крові або сироватці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DF">
      <w:pPr>
        <w:keepLines w:val="1"/>
        <w:numPr>
          <w:ilvl w:val="0"/>
          <w:numId w:val="1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загальний аналіз сечі;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E0">
      <w:pPr>
        <w:keepLines w:val="1"/>
        <w:numPr>
          <w:ilvl w:val="0"/>
          <w:numId w:val="1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тестування на ВІЛ та сифіліс.</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E1">
      <w:pPr>
        <w:keepLines w:val="1"/>
        <w:numPr>
          <w:ilvl w:val="0"/>
          <w:numId w:val="154"/>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Забір зразка пуповинної крові для визначення групової та Rh належності крові у дітей, народжених Rh-негативними жінками.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E2">
      <w:pPr>
        <w:keepLines w:val="1"/>
        <w:numPr>
          <w:ilvl w:val="0"/>
          <w:numId w:val="154"/>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Забір матеріалу та забезпечення проведення гістологічного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E3">
      <w:pPr>
        <w:keepLines w:val="1"/>
        <w:numPr>
          <w:ilvl w:val="0"/>
          <w:numId w:val="154"/>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інструментальних обстежень у цілодобовому режимі,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E4">
      <w:pPr>
        <w:keepLines w:val="1"/>
        <w:numPr>
          <w:ilvl w:val="0"/>
          <w:numId w:val="155"/>
        </w:numPr>
        <w:shd w:fill="ffffff" w:val="clear"/>
        <w:spacing w:after="0" w:line="276" w:lineRule="auto"/>
        <w:ind w:left="70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ультразвукові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E5">
      <w:pPr>
        <w:keepLines w:val="1"/>
        <w:numPr>
          <w:ilvl w:val="0"/>
          <w:numId w:val="155"/>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рентгенологічні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E6">
      <w:pPr>
        <w:keepLines w:val="1"/>
        <w:numPr>
          <w:ilvl w:val="0"/>
          <w:numId w:val="155"/>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кардіотокографія (КТГ);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E7">
      <w:pPr>
        <w:keepLines w:val="1"/>
        <w:numPr>
          <w:ilvl w:val="0"/>
          <w:numId w:val="155"/>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електрокардіографія (ЕКГ);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E8">
      <w:pPr>
        <w:keepLines w:val="1"/>
        <w:numPr>
          <w:ilvl w:val="0"/>
          <w:numId w:val="155"/>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інструментальні дослідження відповідно до галузевих стандартів.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E9">
      <w:pPr>
        <w:keepLines w:val="1"/>
        <w:numPr>
          <w:ilvl w:val="0"/>
          <w:numId w:val="29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консультацій лікарями інших спеціальностей (за потреби).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EA">
      <w:pPr>
        <w:keepLines w:val="1"/>
        <w:numPr>
          <w:ilvl w:val="0"/>
          <w:numId w:val="29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Організація проведення дослідження зразка сухої краплі крові (СКК) у дітей, народжених ВІЛ-позитивними жінками.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EB">
      <w:pPr>
        <w:keepLines w:val="1"/>
        <w:numPr>
          <w:ilvl w:val="0"/>
          <w:numId w:val="29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Забір зразка крові для серологічного дослідження на ВІЛ та сифіліс у дитини.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EC">
      <w:pPr>
        <w:keepLines w:val="1"/>
        <w:numPr>
          <w:ilvl w:val="0"/>
          <w:numId w:val="4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інтенсивної терапії жінкам у випадку виникнення у них загрозливих для життя станів.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ED">
      <w:pPr>
        <w:keepLines w:val="1"/>
        <w:numPr>
          <w:ilvl w:val="0"/>
          <w:numId w:val="4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заходів з первинної реанімації та стабілізації стану новонароджених.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EE">
      <w:pPr>
        <w:keepLines w:val="1"/>
        <w:numPr>
          <w:ilvl w:val="0"/>
          <w:numId w:val="4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постконтактної антиретровірусної профілактики дітям, народженим від ВІЛ-позитивних матерів.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EF">
      <w:pPr>
        <w:keepLines w:val="1"/>
        <w:numPr>
          <w:ilvl w:val="0"/>
          <w:numId w:val="4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післяпологової специфічної профілактики резус-сенсибілізації.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F0">
      <w:pPr>
        <w:keepLines w:val="1"/>
        <w:numPr>
          <w:ilvl w:val="0"/>
          <w:numId w:val="4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щеплень новонародженим згідно з календарем профілактичних щеплень.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F1">
      <w:pPr>
        <w:keepLines w:val="1"/>
        <w:numPr>
          <w:ilvl w:val="0"/>
          <w:numId w:val="4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Забір зразків крові у новонароджених для неонатального скринінгу захворювань  відповідно до чинного законодавства у період з 48 до 72 годин після народження (крім випадків прописаних у НПА), та організація відправлення підготовлених зразків крові до лабораторії, яка здійснює дослідження за програмою розширеного скринінгу новонароджених згідно з територіальним розподілом, у термін не пізніше 24 годин після забору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F2">
      <w:pPr>
        <w:keepLines w:val="1"/>
        <w:numPr>
          <w:ilvl w:val="0"/>
          <w:numId w:val="4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пульсоксиметричного скринінгу критичних вроджених вад серця у новонароджених.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F3">
      <w:pPr>
        <w:keepLines w:val="1"/>
        <w:numPr>
          <w:ilvl w:val="0"/>
          <w:numId w:val="4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оцінювання слуху в новонароджених.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F4">
      <w:pPr>
        <w:keepLines w:val="1"/>
        <w:numPr>
          <w:ilvl w:val="0"/>
          <w:numId w:val="4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Консультування жінок з питань грудного вигодовування та післяпологової контрацепції.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F5">
      <w:pPr>
        <w:keepLines w:val="1"/>
        <w:numPr>
          <w:ilvl w:val="0"/>
          <w:numId w:val="4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психологічної підтримки та допомоги жінкам і членам сімей у разі потреби (передчасні пологи, ускладнені пологи та ін.).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F6">
      <w:pPr>
        <w:keepLines w:val="1"/>
        <w:numPr>
          <w:ilvl w:val="0"/>
          <w:numId w:val="4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Опитування жінки за допомогою Единбурзької шкали післяпологової депресії та організація консультування та допомоги у разі потреби.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F7">
      <w:pPr>
        <w:keepLines w:val="1"/>
        <w:numPr>
          <w:ilvl w:val="0"/>
          <w:numId w:val="4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Харчування жінок в умовах стаціонару.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F8">
      <w:pPr>
        <w:keepLines w:val="1"/>
        <w:numPr>
          <w:ilvl w:val="0"/>
          <w:numId w:val="4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Організація та забезпечення доступності медичної допомоги для жінок з додатковими потребами, такими як фізичні, сенсорні чи навчальні вади.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F9">
      <w:pPr>
        <w:keepLines w:val="1"/>
        <w:numPr>
          <w:ilvl w:val="0"/>
          <w:numId w:val="4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організації надання комплексної електронної послуги «Е-малятко».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FA">
      <w:pPr>
        <w:keepLines w:val="1"/>
        <w:numPr>
          <w:ilvl w:val="0"/>
          <w:numId w:val="49"/>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принципів безбар’єрності та інклюзії при наданні медичної допомоги відповідно до нормативно-правових актів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FB">
      <w:pPr>
        <w:keepLines w:val="1"/>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Додатковий обсяг медичних послуг, який надавач зобов’язується надавати за договором відповідно до медичних потреб пацієнтки (специфікація) за умови відповідності додатковим умовам закупівлі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FC">
      <w:pPr>
        <w:keepLines w:val="1"/>
        <w:shd w:fill="ffffff" w:val="clear"/>
        <w:spacing w:after="0" w:before="24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Надання організаційно-методичної допомоги із застосуванням телемедичних технологій, організація цілодобового консультування </w:t>
      </w:r>
      <w:sdt>
        <w:sdtPr>
          <w:id w:val="661797722"/>
          <w:tag w:val="goog_rdk_140"/>
        </w:sdtPr>
        <w:sdtContent>
          <w:ins w:author="Julia" w:id="70" w:date="2026-05-18T08:51:46Z"/>
          <w:sdt>
            <w:sdtPr>
              <w:id w:val="-1146081359"/>
              <w:tag w:val="goog_rdk_141"/>
            </w:sdtPr>
            <w:sdtContent>
              <w:ins w:author="Julia" w:id="70" w:date="2026-05-18T08:51:46Z">
                <w:r w:rsidDel="00000000" w:rsidR="00000000" w:rsidRPr="00000000">
                  <w:rPr>
                    <w:rFonts w:ascii="Times New Roman" w:cs="Times New Roman" w:eastAsia="Times New Roman" w:hAnsi="Times New Roman"/>
                    <w:sz w:val="24"/>
                    <w:szCs w:val="24"/>
                    <w:rtl w:val="0"/>
                    <w:rPrChange w:author="Julia" w:id="71" w:date="2026-05-18T08:51:46Z">
                      <w:rPr>
                        <w:rFonts w:ascii="Times New Roman" w:cs="Times New Roman" w:eastAsia="Times New Roman" w:hAnsi="Times New Roman"/>
                        <w:sz w:val="24"/>
                        <w:szCs w:val="24"/>
                      </w:rPr>
                    </w:rPrChange>
                  </w:rPr>
                  <w:t xml:space="preserve">лікарями-акушер-гінекологами </w:t>
                </w:r>
              </w:ins>
            </w:sdtContent>
          </w:sdt>
          <w:ins w:author="Julia" w:id="70" w:date="2026-05-18T08:51:46Z"/>
        </w:sdtContent>
      </w:sdt>
      <w:sdt>
        <w:sdtPr>
          <w:id w:val="-1789428101"/>
          <w:tag w:val="goog_rdk_142"/>
        </w:sdtPr>
        <w:sdtContent>
          <w:del w:author="Julia" w:id="70" w:date="2026-05-18T08:51:46Z">
            <w:r w:rsidDel="00000000" w:rsidR="00000000" w:rsidRPr="00000000">
              <w:rPr>
                <w:rFonts w:ascii="Times New Roman" w:cs="Times New Roman" w:eastAsia="Times New Roman" w:hAnsi="Times New Roman"/>
                <w:sz w:val="24"/>
                <w:szCs w:val="24"/>
                <w:rtl w:val="0"/>
              </w:rPr>
              <w:delText xml:space="preserve">акушерами-гінекологами </w:delText>
            </w:r>
          </w:del>
        </w:sdtContent>
      </w:sdt>
      <w:r w:rsidDel="00000000" w:rsidR="00000000" w:rsidRPr="00000000">
        <w:rPr>
          <w:rFonts w:ascii="Times New Roman" w:cs="Times New Roman" w:eastAsia="Times New Roman" w:hAnsi="Times New Roman"/>
          <w:sz w:val="24"/>
          <w:szCs w:val="24"/>
          <w:rtl w:val="0"/>
        </w:rPr>
        <w:t xml:space="preserve">та </w:t>
      </w:r>
      <w:sdt>
        <w:sdtPr>
          <w:id w:val="-1667550364"/>
          <w:tag w:val="goog_rdk_143"/>
        </w:sdtPr>
        <w:sdtContent>
          <w:ins w:author="Julia" w:id="72" w:date="2026-05-18T08:52:34Z">
            <w:r w:rsidDel="00000000" w:rsidR="00000000" w:rsidRPr="00000000">
              <w:rPr>
                <w:rFonts w:ascii="Times New Roman" w:cs="Times New Roman" w:eastAsia="Times New Roman" w:hAnsi="Times New Roman"/>
                <w:sz w:val="24"/>
                <w:szCs w:val="24"/>
                <w:rtl w:val="0"/>
              </w:rPr>
              <w:t xml:space="preserve">лікарями-анестезіологами </w:t>
            </w:r>
          </w:ins>
        </w:sdtContent>
      </w:sdt>
      <w:sdt>
        <w:sdtPr>
          <w:id w:val="-1983275502"/>
          <w:tag w:val="goog_rdk_144"/>
        </w:sdtPr>
        <w:sdtContent>
          <w:del w:author="Julia" w:id="72" w:date="2026-05-18T08:52:34Z">
            <w:r w:rsidDel="00000000" w:rsidR="00000000" w:rsidRPr="00000000">
              <w:rPr>
                <w:rFonts w:ascii="Times New Roman" w:cs="Times New Roman" w:eastAsia="Times New Roman" w:hAnsi="Times New Roman"/>
                <w:sz w:val="24"/>
                <w:szCs w:val="24"/>
                <w:rtl w:val="0"/>
              </w:rPr>
              <w:delText xml:space="preserve">анестезіологами </w:delText>
            </w:r>
          </w:del>
        </w:sdtContent>
      </w:sdt>
      <w:r w:rsidDel="00000000" w:rsidR="00000000" w:rsidRPr="00000000">
        <w:rPr>
          <w:rFonts w:ascii="Times New Roman" w:cs="Times New Roman" w:eastAsia="Times New Roman" w:hAnsi="Times New Roman"/>
          <w:sz w:val="24"/>
          <w:szCs w:val="24"/>
          <w:rtl w:val="0"/>
        </w:rPr>
        <w:t xml:space="preserve">лікарів закладів охорони здоров’я перинатальної допомоги нижчого рівня, з організацією за потреби можливого виїзду в ЗОЗ нижчого рівня відповідно до маршруту в разі виникнення ургентної ситуації.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FD">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Проведення лабораторних досліджень,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FE">
      <w:pPr>
        <w:keepLines w:val="1"/>
        <w:numPr>
          <w:ilvl w:val="0"/>
          <w:numId w:val="30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магній;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FF">
      <w:pPr>
        <w:keepLines w:val="1"/>
        <w:numPr>
          <w:ilvl w:val="0"/>
          <w:numId w:val="30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лактатдегідрогеназа в сироватці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00">
      <w:pPr>
        <w:keepLines w:val="1"/>
        <w:numPr>
          <w:ilvl w:val="0"/>
          <w:numId w:val="30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ліпідний профіль: тригліцериди, загальний холестерин, ліпопротеїди низької щільності (ЛПНЩ), ліпопротеїди високої щільності (ЛПВЩ) в сироватці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01">
      <w:pPr>
        <w:keepLines w:val="1"/>
        <w:numPr>
          <w:ilvl w:val="0"/>
          <w:numId w:val="30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лактат;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02">
      <w:pPr>
        <w:keepLines w:val="1"/>
        <w:numPr>
          <w:ilvl w:val="0"/>
          <w:numId w:val="30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імуноферментні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03">
      <w:pPr>
        <w:keepLines w:val="1"/>
        <w:numPr>
          <w:ilvl w:val="0"/>
          <w:numId w:val="30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бактеріологічні та бактеріоскопічні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04">
      <w:pPr>
        <w:keepLines w:val="1"/>
        <w:numPr>
          <w:ilvl w:val="0"/>
          <w:numId w:val="307"/>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лабораторні дослідження відповідно до галузевих стандартів.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05">
      <w:pPr>
        <w:keepLines w:val="1"/>
        <w:shd w:fill="ffffff" w:val="clea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МЕДИЧНА ДОПОМОГА ПРИ ПОЛОГАХ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06">
      <w:pPr>
        <w:keepLines w:val="1"/>
        <w:shd w:fill="ffffff" w:val="clea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Умови закупівлі медичних послуг</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07">
      <w:pPr>
        <w:keepLines w:val="1"/>
        <w:shd w:fill="ffffff" w:val="clear"/>
        <w:spacing w:after="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Умови надання послуги:</w:t>
      </w:r>
      <w:r w:rsidDel="00000000" w:rsidR="00000000" w:rsidRPr="00000000">
        <w:rPr>
          <w:rFonts w:ascii="Times New Roman" w:cs="Times New Roman" w:eastAsia="Times New Roman" w:hAnsi="Times New Roman"/>
          <w:sz w:val="24"/>
          <w:szCs w:val="24"/>
          <w:rtl w:val="0"/>
        </w:rPr>
        <w:t xml:space="preserve"> стаціонарно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08">
      <w:pPr>
        <w:keepLines w:val="1"/>
        <w:shd w:fill="ffffff" w:val="clear"/>
        <w:spacing w:after="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Підстави надання послуги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09">
      <w:pPr>
        <w:keepLines w:val="1"/>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направлення лікуючого лікаря;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0A">
      <w:pPr>
        <w:keepLines w:val="1"/>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доставлення бригадою екстреної (швидкої) медичної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0B">
      <w:pPr>
        <w:keepLines w:val="1"/>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самозвернення для розродження;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0C">
      <w:pPr>
        <w:keepLines w:val="1"/>
        <w:shd w:fill="ffffff" w:val="clear"/>
        <w:spacing w:after="0" w:before="240" w:line="276" w:lineRule="auto"/>
        <w:ind w:left="36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переведення з іншого ЗОЗ та/або клінічного підрозділу ЗОЗ пацієнток з діагнозом розродження (О80-О84).</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0D">
      <w:pPr>
        <w:keepLines w:val="1"/>
        <w:shd w:fill="ffffff" w:val="clea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організації надання послуги: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0E">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операційного блоку з визначеними операційними для проведення планових та екстрених оперативних втручань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0F">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палати або відділення інтенсивної терапії новонароджених, обладнаних відповідно до табеля матеріально-технічного оснащення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10">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палати або відділення інтенсивної терапії для вагітної, роділлі, породіллі, обладнаних відповідно до табеля матеріально-технічного оснащення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11">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індивідуальних пологових залів – щонайменше 2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12">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післяпологових палат для спільного перебування матері та новонародженого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13">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дотримання галузевих стандартів у сфері охорони здоров’я щодо регіоналізації надання перинатальної допомоги та госпіталізації вагітних та роділь з групи перинатального ризику зокрема, передчасні пологи у терміні гестації  менше ніж 34 тижні - до визначених ЗОЗ, які надають перинатальну допомогу ІІІ рівня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14">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проведення планового кесаревого розтину у ЗОЗ ІІ та ІІІ рівня перинатальної допомоги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15">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Проведення анестезіологічного забезпечення оперативних втручань та післяпологових акушерських процедур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16">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проведення партнерських пологів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17">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моніторингу стану роділлі і плода (включаючи зовнішній моніторинг та партограму), породіллі та новонародженого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18">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цілодобового проведення лабораторних досліджень, передбачених специфікаціями, надавачами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19">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цілодобового проведення інструментальних досліджень, передбачених специфікаціями, надавачами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1A">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Організація проведення дослідження зразка сухої краплі крові (СКК) у дітей, народжених ВІЛ-позитивними жінками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1B">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забору зразків крові у новонароджених для скринінгу на 21 захворювання відповідно до чинного законодавства у період з 48 до 72 годин після народження (крім випадків прописаних у НПА), та організація відправлення підготовлених зразків крові до лабораторії, яка здійснює дослідження за програмою розширеного скринінгу новонароджених згідно з територіальним розподілом, у термін не пізніше 24 годин після забору крові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1C">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проведення  аудіологічного скринінгу новонародженим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1D">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проведення пульсоксиметричного скринінгу критичних вроджених вад серця у новонароджених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1E">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проведення щеплень новонародженим згідно з чинним календарем профілактичних щеплень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1F">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цілодобового лікарського та сестринського догляду за вагітною, плодом, породіллею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20">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лікарського спостереження та цілодобового сестринського догляду за новонародженим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21">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проведення консультацій лікарями інших спеціальностей в ЗОЗ та/або на умовах договору підряду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22">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цілодобового транспортування вагітної, породіллі високого перинатального ризику, а також хворого новонародженого в інші ЗОЗ самостійно направляючим ЗОЗ або бригадою екстреної (швидкої) медичної допомоги або неонатологічною бригадою невідкладної медичної допомоги та інтенсивної терапії відповідно до стану пацієнтки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23">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22.Забезпечення забору та проведення прижиттєвої патологоанатомічної діагностики посліду та іншого біологічного матеріалу в ЗОЗ або забезпечення транспортування біологічного матеріалу (з дотриманням встановлених правил та норм для його транспортування) в лабораторію іншого ЗОЗ, який має у своєму складі патологоанатомічне відділення/лабораторію, або патологоанатомічного бюро/центру, для проведення патогістологічного та цитологічного дослідження на підставі договорів укладених між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24">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проведення інструментального, лабораторного та серологічного обстеження новонароджених, які народились від трепонемно-серопозитивних матерів, відповідно до галузевих стандартів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25">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Організація цілодобового забезпечення компонентами та препаратами крові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26">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проведення опитування жінки за допомогою Единбурзької шкали післяпологової депресії та організація консультування та допомоги у разі потреби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27">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надання психологічної підтримки та допомоги жінкам і членам сімей у разі потреби (передчасні пологи, ускладнені пологи та ін.)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28">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консультування жінок з питань грудного вигодовування та післяпологової контрацепції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29">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Інформування пацієнток щодо можливостей профілактики та лікування, залучення пацієнток до ухвалення рішень щодо їх здоров'я, узгодження плану лікування з пацієнтками відповідно до їх очікувань та можливостей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2A">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Обов’язкове інформування пацієнток щодо можливості отримання інших необхідних медичних послуг безоплатно за рахунок коштів програми медичних гарантій (</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2B">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Взаємодія з іншими надавачами медичних послуг, центрами соціальних служб для сім’ї, дітей та молоді, службами у справах дітей, територіальними центрами соціального обслуговування населення, іншими надавачами соціальних послуг, зокрема,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в інтересах своєчасного та ефективного надання допомоги вагітній, роділлі, породіллі, новонародженим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2C">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Взаємодія з іншими закладами з питань надання медичної допомоги людям, які живуть з ВІЛ,  а також особам з груп підвищеного ризику щодо інфікування ВІЛ та їх соціально-психологічного супроводу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2D">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плану дій з профілактики інфекцій та інфекційного контролю та стандартних операційних процедур, відповідно до чинного законодавства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2E">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плану протиепідемічної готовності/реагування на випадок виявлення особливо небезпечних інфекційних хвороб.</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2F">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пацієнток на отримання медичної допомоги необхідного обсягу та належної якості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30">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Здійснення закупівлі лікарських засобів,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31">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Організація ефективного управління запасами лікарських засобів, медичних виробів та витратних матеріалів, закуплених ЗОЗ або отриманих шляхом централізованих закупівель МОЗ. Використання та збереження залишків лікарських засобів та медичних виробів, необхідних для лікування пацієнток, зокрема, після закінчення дії договору з НСЗУ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32">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Коректне ведення форми 096/о «Історія вагітності та пологів», зокрема вкладишів партограми, «Інформованої згоди на комплекс медичних втручань», медичної карти новонародженого (форма № 097/о) та/або медичної карти стаціонарного хворого (форма № 003/о) з обов’язковим обґрунтуванням клінічного діагнозу та вказанням усіх діагностичних, лікувальних, реабілітаційних і профілактичних процедур, які проводяться пацієнткам, а також анкети опитування жінок за Единбурзькою шкалою (</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33">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Дотримання вимог законодавства у сфері протидії насильству, зокрема, виявлення ознак насильства у пацієнток та повідомлення відповідних служб згідно із затвердженим законодавством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34">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права пацієнток, які перебувають на лікуванні у відділенні інтенсивної терапії, на допуск відвідувачів 24 години на добу в будь-який день тижня згідно з правилами, визначеними чинними нормативно-правовими актами </w:t>
      </w:r>
      <w:sdt>
        <w:sdtPr>
          <w:id w:val="-1621988323"/>
          <w:tag w:val="goog_rdk_145"/>
        </w:sdtPr>
        <w:sdtContent>
          <w:commentRangeStart w:id="30"/>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commentRangeEnd w:id="30"/>
      <w:r w:rsidDel="00000000" w:rsidR="00000000" w:rsidRPr="00000000">
        <w:commentReference w:id="30"/>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35">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36">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Толерантне ставлення до пацієнток відповідно до затвердженої у надавача медичних послуг програми (політики) протидії дискримінації та стигматизації пацієнтів та забезпечення конфіденційності відповідних медичних даних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37">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sdt>
        <w:sdtPr>
          <w:id w:val="-134123055"/>
          <w:tag w:val="goog_rdk_146"/>
        </w:sdtPr>
        <w:sdtContent>
          <w:commentRangeStart w:id="31"/>
        </w:sdtContent>
      </w:sdt>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Інформування пацієнток щодо можливостей профілактики та лікування, залучення пацієнтів до прийняття рішень щодо їх здоров'я, узгодження плану лікування з пацієнтками відповідно до їх очікувань та можливостей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commentRangeEnd w:id="31"/>
      <w:r w:rsidDel="00000000" w:rsidR="00000000" w:rsidRPr="00000000">
        <w:commentReference w:id="31"/>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38">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Взаємодія з надавачами послуг з психологічної допомоги та супроводу в інтересах своєчасного та ефективного надання допомоги вагітній, роділлі, породіллі та членам сім’ї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39">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дотримання принципів безбар’єрності та інклюзії при наданні медичної допомоги відповідно до нормативно-правових актів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3A">
      <w:pPr>
        <w:keepLines w:val="1"/>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Забезпечення залучення до надання медичної допомоги лікарів-інтернів, які проходять підготовку на визначених у встановленому порядку базах стажування лікарів (фармацевтів)-інтернів і в закладах охорони здоров’я, в яких лікарі (фармацевти)-інтерни проходять практичну частину підготовки в інтернатурі, під керівництвом лікарів-кураторів з дотриманням вимог безпеки пацієнтів та належної якості медичної допомоги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3B">
      <w:pPr>
        <w:keepLines w:val="1"/>
        <w:shd w:fill="ffffff" w:val="clea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вимоги до організації надання послуги: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3C">
      <w:pPr>
        <w:keepLines w:val="1"/>
        <w:numPr>
          <w:ilvl w:val="0"/>
          <w:numId w:val="318"/>
        </w:numPr>
        <w:shd w:fill="ffffff" w:val="clear"/>
        <w:spacing w:after="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у структурі ЗОЗ відділення патології вагітності та екстрагенітальної патології (з ліжками для невиношування)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3D">
      <w:pPr>
        <w:keepLines w:val="1"/>
        <w:numPr>
          <w:ilvl w:val="0"/>
          <w:numId w:val="31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відділення інтенсивної терапії для вагітної, роділлі, породіллі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3E">
      <w:pPr>
        <w:keepLines w:val="1"/>
        <w:numPr>
          <w:ilvl w:val="0"/>
          <w:numId w:val="31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пологової зали для проведення розродження у разі  передчасних пологів та стабілізації немовлят з масою до 1500 грамів, обладнаної відповідно до табеля матеріально-технічного оснащення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3F">
      <w:pPr>
        <w:keepLines w:val="1"/>
        <w:numPr>
          <w:ilvl w:val="0"/>
          <w:numId w:val="31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пологової зали для розродження жінок з багатоплідною вагітністю, в якій є щонайменше 2 обладнаних місця, виділених для реанімації та стабілізації стану новонароджених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40">
      <w:pPr>
        <w:keepLines w:val="1"/>
        <w:numPr>
          <w:ilvl w:val="0"/>
          <w:numId w:val="31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транспортування хворих новонароджених у межах ЗОЗ в умовах транспортного кувезу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41">
      <w:pPr>
        <w:keepLines w:val="1"/>
        <w:numPr>
          <w:ilvl w:val="0"/>
          <w:numId w:val="31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проведення лабораторних досліджень у ЗОЗ, зокрема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42">
      <w:pPr>
        <w:keepLines w:val="1"/>
        <w:numPr>
          <w:ilvl w:val="0"/>
          <w:numId w:val="39"/>
        </w:numPr>
        <w:shd w:fill="ffffff" w:val="clear"/>
        <w:spacing w:after="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С-реактивний білок (CРБ, кількісне визначення);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43">
      <w:pPr>
        <w:keepLines w:val="1"/>
        <w:numPr>
          <w:ilvl w:val="0"/>
          <w:numId w:val="39"/>
        </w:numPr>
        <w:shd w:fill="ffffff" w:val="clear"/>
        <w:spacing w:after="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лактатдегідрогеназа;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44">
      <w:pPr>
        <w:keepLines w:val="1"/>
        <w:numPr>
          <w:ilvl w:val="0"/>
          <w:numId w:val="39"/>
        </w:numPr>
        <w:shd w:fill="ffffff" w:val="clear"/>
        <w:spacing w:after="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ліпідний профіль: тригліцериди, загальний холестерин, ліпопротеїди низької щільності (ЛПНЩ), ліпопротеїди високої щільності (ЛПВЩ) в сироватці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45">
      <w:pPr>
        <w:keepLines w:val="1"/>
        <w:numPr>
          <w:ilvl w:val="0"/>
          <w:numId w:val="39"/>
        </w:numPr>
        <w:shd w:fill="ffffff" w:val="clear"/>
        <w:spacing w:after="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лактат;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46">
      <w:pPr>
        <w:keepLines w:val="1"/>
        <w:numPr>
          <w:ilvl w:val="0"/>
          <w:numId w:val="39"/>
        </w:numPr>
        <w:shd w:fill="ffffff" w:val="clear"/>
        <w:spacing w:after="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магній;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47">
      <w:pPr>
        <w:keepLines w:val="1"/>
        <w:numPr>
          <w:ilvl w:val="0"/>
          <w:numId w:val="39"/>
        </w:numPr>
        <w:shd w:fill="ffffff" w:val="clear"/>
        <w:spacing w:after="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імуноферментні дослідження (або на умовах договору підряду);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48">
      <w:pPr>
        <w:keepLines w:val="1"/>
        <w:numPr>
          <w:ilvl w:val="0"/>
          <w:numId w:val="39"/>
        </w:numPr>
        <w:shd w:fill="ffffff" w:val="clear"/>
        <w:spacing w:after="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бактеріологічні та бактеріоскопічні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49">
      <w:pPr>
        <w:keepLines w:val="1"/>
        <w:numPr>
          <w:ilvl w:val="0"/>
          <w:numId w:val="39"/>
        </w:numPr>
        <w:shd w:fill="ffffff" w:val="clear"/>
        <w:spacing w:after="24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дослідження відповідно до потреб пацієнток.</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4A">
      <w:pPr>
        <w:keepLines w:val="1"/>
        <w:shd w:fill="ffffff" w:val="clea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Вимоги до спеціалістів та кількості фахівців, які працюють на посадах: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4B">
      <w:pPr>
        <w:keepLines w:val="1"/>
        <w:shd w:fill="ffffff" w:val="clear"/>
        <w:spacing w:after="240" w:before="240" w:line="276" w:lineRule="auto"/>
        <w:ind w:left="580" w:hanging="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4C">
      <w:pPr>
        <w:keepLines w:val="1"/>
        <w:shd w:fill="ffffff" w:val="clear"/>
        <w:spacing w:after="0" w:before="24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Лікар-акушер-гінеколог – щонайменше 4 особи, дві з яких за основним місцем роботи в цьому ЗОЗ та дві за основним місцем роботи в цьому ЗОЗ або за сумісництвом (цілодобовий пост).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4D">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Лікар-педіатр-неонатолог – щонайменше 1 особа, яка працює за основним місцем роботи в цьому 303.</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4E">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Акушерка – щонайменше 4 особи, дві з яких за основним місцем роботи в цьому ЗОЗ та дві за основним місцем роботи в цьому ЗОЗ або за сумісництвом (цілодобовий пост).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4F">
      <w:pPr>
        <w:keepLines w:val="1"/>
        <w:shd w:fill="ffffff" w:val="clear"/>
        <w:spacing w:after="24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Сестра медична </w:t>
      </w:r>
      <w:sdt>
        <w:sdtPr>
          <w:id w:val="-1733154852"/>
          <w:tag w:val="goog_rdk_147"/>
        </w:sdtPr>
        <w:sdtContent>
          <w:ins w:author="Julia" w:id="73" w:date="2026-05-18T09:01:30Z">
            <w:r w:rsidDel="00000000" w:rsidR="00000000" w:rsidRPr="00000000">
              <w:rPr>
                <w:rFonts w:ascii="Times New Roman" w:cs="Times New Roman" w:eastAsia="Times New Roman" w:hAnsi="Times New Roman"/>
                <w:sz w:val="24"/>
                <w:szCs w:val="24"/>
                <w:rtl w:val="0"/>
              </w:rPr>
              <w:t xml:space="preserve">/ </w:t>
            </w:r>
          </w:ins>
        </w:sdtContent>
      </w:sdt>
      <w:sdt>
        <w:sdtPr>
          <w:id w:val="2069047327"/>
          <w:tag w:val="goog_rdk_148"/>
        </w:sdtPr>
        <w:sdtContent>
          <w:del w:author="Julia" w:id="73" w:date="2026-05-18T09:01:30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1263939515"/>
          <w:tag w:val="goog_rdk_149"/>
        </w:sdtPr>
        <w:sdtContent>
          <w:ins w:author="Julia" w:id="74" w:date="2026-05-18T09:01:33Z">
            <w:r w:rsidDel="00000000" w:rsidR="00000000" w:rsidRPr="00000000">
              <w:rPr>
                <w:rFonts w:ascii="Times New Roman" w:cs="Times New Roman" w:eastAsia="Times New Roman" w:hAnsi="Times New Roman"/>
                <w:sz w:val="24"/>
                <w:szCs w:val="24"/>
                <w:rtl w:val="0"/>
              </w:rPr>
              <w:t xml:space="preserve"> </w:t>
            </w:r>
          </w:ins>
        </w:sdtContent>
      </w:sdt>
      <w:sdt>
        <w:sdtPr>
          <w:id w:val="-1472900512"/>
          <w:tag w:val="goog_rdk_150"/>
        </w:sdtPr>
        <w:sdtContent>
          <w:del w:author="Julia" w:id="74" w:date="2026-05-18T09:01:33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щонайменше 4 особи, дві з яких за основним місцем роботи в цьому ЗОЗ та дві за основним місцем роботи в цьому ЗОЗ або за сумісництвом (цілодобовий пост).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50">
      <w:pPr>
        <w:keepLines w:val="1"/>
        <w:shd w:fill="ffffff" w:val="clear"/>
        <w:spacing w:after="240" w:before="240" w:line="276"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51">
      <w:pPr>
        <w:keepLines w:val="1"/>
        <w:shd w:fill="ffffff" w:val="clear"/>
        <w:spacing w:after="0" w:before="24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Лікар-анестезіолог – щонайменше 4 особи, які працюють за основним місцем роботи в цьому ЗОЗ або сумісництвом (цілодобовий пост).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52">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Лікар-епідеміолог – щонайменше одна особа, яка працює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53">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Сестра медична </w:t>
      </w:r>
      <w:sdt>
        <w:sdtPr>
          <w:id w:val="-1474608786"/>
          <w:tag w:val="goog_rdk_151"/>
        </w:sdtPr>
        <w:sdtContent>
          <w:ins w:author="Julia" w:id="75" w:date="2026-05-18T09:01:49Z">
            <w:r w:rsidDel="00000000" w:rsidR="00000000" w:rsidRPr="00000000">
              <w:rPr>
                <w:rFonts w:ascii="Times New Roman" w:cs="Times New Roman" w:eastAsia="Times New Roman" w:hAnsi="Times New Roman"/>
                <w:sz w:val="24"/>
                <w:szCs w:val="24"/>
                <w:rtl w:val="0"/>
              </w:rPr>
              <w:t xml:space="preserve">/ </w:t>
            </w:r>
          </w:ins>
        </w:sdtContent>
      </w:sdt>
      <w:sdt>
        <w:sdtPr>
          <w:id w:val="901505976"/>
          <w:tag w:val="goog_rdk_152"/>
        </w:sdtPr>
        <w:sdtContent>
          <w:del w:author="Julia" w:id="75" w:date="2026-05-18T09:01:49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1447783931"/>
          <w:tag w:val="goog_rdk_153"/>
        </w:sdtPr>
        <w:sdtContent>
          <w:ins w:author="Julia" w:id="76" w:date="2026-05-18T09:01:51Z">
            <w:r w:rsidDel="00000000" w:rsidR="00000000" w:rsidRPr="00000000">
              <w:rPr>
                <w:rFonts w:ascii="Times New Roman" w:cs="Times New Roman" w:eastAsia="Times New Roman" w:hAnsi="Times New Roman"/>
                <w:sz w:val="24"/>
                <w:szCs w:val="24"/>
                <w:rtl w:val="0"/>
              </w:rPr>
              <w:t xml:space="preserve"> -</w:t>
            </w:r>
          </w:ins>
        </w:sdtContent>
      </w:sdt>
      <w:sdt>
        <w:sdtPr>
          <w:id w:val="-1001590401"/>
          <w:tag w:val="goog_rdk_154"/>
        </w:sdtPr>
        <w:sdtContent>
          <w:del w:author="Julia" w:id="76" w:date="2026-05-18T09:01:51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анестезист – щонайменше 4 особи,дві з яких за основним місцем роботи в цьому ЗОЗ та дві за основним місцем роботи в цьому ЗОЗ або за сумісництвом (цілодобовий пост).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54">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 з ультразвукової діагностики – щонайменше 1 особа, яка працює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55">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Лікар-рентгенолог – щонайменше 1 особа, яка працює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56">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4"/>
          <w:szCs w:val="24"/>
          <w:rtl w:val="0"/>
        </w:rPr>
        <w:t xml:space="preserve">Лікар-лаборант та/або бактеріолог, та/або біохімік - щонайменше 2 особи із зазначеного переліку, які працюють за основним місцем роботи у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57">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Фельдшер-лаборант та/або цитоморфолог, та/або лаборант клініко-діагностичної лабораторії, та/або лаборант – щонайменше 4 особи із зазначеного переліку, які працюють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58">
      <w:pPr>
        <w:keepLines w:val="1"/>
        <w:shd w:fill="ffffff" w:val="clear"/>
        <w:spacing w:after="24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Рентгенолаборант – щонайменше 1 особа, яка працює за основним місцем роботи у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59">
      <w:pPr>
        <w:keepLines w:val="1"/>
        <w:shd w:fill="ffffff" w:val="clea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вимоги до спеціалістів та кількості фахівців, які працюють на посадах: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5A">
      <w:pPr>
        <w:keepLines w:val="1"/>
        <w:shd w:fill="ffffff" w:val="clear"/>
        <w:spacing w:after="240" w:before="240" w:line="276"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5B">
      <w:pPr>
        <w:keepLines w:val="1"/>
        <w:shd w:fill="ffffff" w:val="clear"/>
        <w:spacing w:after="0" w:before="24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Лікар-акушер-гінеколог – щонайменше 2 особи додатково до основного переліку, одна з яких за основним місцем роботи в цьому ЗОЗ та одна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5C">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Акушерка – щонайменше 4 особи додатково до основного переліку, дві з яких за основним місцем роботи в цьому ЗОЗ та дві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5D">
      <w:pPr>
        <w:keepLines w:val="1"/>
        <w:shd w:fill="ffffff" w:val="clear"/>
        <w:spacing w:after="24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Сестра медична </w:t>
      </w:r>
      <w:sdt>
        <w:sdtPr>
          <w:id w:val="556812053"/>
          <w:tag w:val="goog_rdk_155"/>
        </w:sdtPr>
        <w:sdtContent>
          <w:ins w:author="Julia" w:id="77" w:date="2026-05-18T09:02:05Z">
            <w:r w:rsidDel="00000000" w:rsidR="00000000" w:rsidRPr="00000000">
              <w:rPr>
                <w:rFonts w:ascii="Times New Roman" w:cs="Times New Roman" w:eastAsia="Times New Roman" w:hAnsi="Times New Roman"/>
                <w:sz w:val="24"/>
                <w:szCs w:val="24"/>
                <w:rtl w:val="0"/>
              </w:rPr>
              <w:t xml:space="preserve">/ </w:t>
            </w:r>
          </w:ins>
        </w:sdtContent>
      </w:sdt>
      <w:sdt>
        <w:sdtPr>
          <w:id w:val="744378738"/>
          <w:tag w:val="goog_rdk_156"/>
        </w:sdtPr>
        <w:sdtContent>
          <w:del w:author="Julia" w:id="77" w:date="2026-05-18T09:02:05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223142474"/>
          <w:tag w:val="goog_rdk_157"/>
        </w:sdtPr>
        <w:sdtContent>
          <w:del w:author="Julia" w:id="78" w:date="2026-05-18T09:02:07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 щонайменше 4 особи додатково до основного переліку, дві з яких за основним місцем роботи в цьому ЗОЗ та дві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5E">
      <w:pPr>
        <w:keepLines w:val="1"/>
        <w:shd w:fill="ffffff" w:val="clear"/>
        <w:spacing w:after="240" w:before="240" w:line="276"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5F">
      <w:pPr>
        <w:keepLines w:val="1"/>
        <w:shd w:fill="ffffff" w:val="clear"/>
        <w:spacing w:after="0" w:before="24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Лікар-анестезіолог – щонайменше 2 особи додатково до основного переліку, одна з яких за основним місцем роботи в цьому ЗОЗ та одна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60">
      <w:pPr>
        <w:keepLines w:val="1"/>
        <w:shd w:fill="ffffff" w:val="clear"/>
        <w:spacing w:after="24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Лікар-терапевт – щонайменше 1 особа, яка працює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61">
      <w:pPr>
        <w:keepLines w:val="1"/>
        <w:shd w:fill="ffffff" w:val="clea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переліку обладнання: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62">
      <w:pPr>
        <w:keepLines w:val="1"/>
        <w:shd w:fill="ffffff" w:val="clear"/>
        <w:spacing w:after="240" w:before="240" w:line="276"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63">
      <w:pPr>
        <w:keepLines w:val="1"/>
        <w:shd w:fill="ffffff" w:val="clear"/>
        <w:spacing w:after="0" w:before="24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система ультразвукової візуалізації,  зокрема на основі ефекту Доплера, з можливістю проведення досліджень жінкам та новонародженим;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64">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система рентгенівська діагностична;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65">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електрокардіограф багатоканальний;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66">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аудіометр;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67">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резервне джерело електропостачання;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68">
      <w:pPr>
        <w:keepLines w:val="1"/>
        <w:shd w:fill="ffffff" w:val="clear"/>
        <w:spacing w:after="24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4"/>
          <w:szCs w:val="24"/>
          <w:rtl w:val="0"/>
        </w:rPr>
        <w:t xml:space="preserve">автоматичне перемикальне комутаційне обладнання відповідно до ДСТУ IEC 60947-6-1: 2007.</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69">
      <w:pPr>
        <w:keepLines w:val="1"/>
        <w:shd w:fill="ffffff" w:val="clear"/>
        <w:spacing w:after="240" w:before="240" w:line="276"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6A">
      <w:pPr>
        <w:keepLines w:val="1"/>
        <w:shd w:fill="ffffff" w:val="clea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2.1. У палаті або відділенні інтенсивної терапії для вагітної, роділлі, породіллі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6B">
      <w:pPr>
        <w:keepLines w:val="1"/>
        <w:shd w:fill="ffffff" w:val="clear"/>
        <w:spacing w:after="0" w:before="24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приєднання внутрішніх мереж відділення до автономного резервного джерела електропостачання відповідно до нормативно-технічних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6C">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централізована система киснезабезпечення з джерелом медичного кисню (центральний кисневий пункт та/або киснево-газифікаційна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6D">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апарат штучної вентиляції легенів;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6E">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пульсоксиметр;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6F">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аспіратор (відсмоктувач);</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70">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автоматичний дозатор лікувальних речовин;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71">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портативний дефібрилятор з функцією синхронізації;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72">
      <w:pPr>
        <w:keepLines w:val="1"/>
        <w:shd w:fill="ffffff" w:val="clear"/>
        <w:spacing w:after="24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система моніторингу фізіологічних показників однієї пацієнтки (неінвазивний АТ, ЧСС, ЕКГ, SpO2,  t).</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73">
      <w:pPr>
        <w:keepLines w:val="1"/>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У палаті або відділенні інтенсивної терапії новонароджених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74">
      <w:pPr>
        <w:keepLines w:val="1"/>
        <w:shd w:fill="ffffff" w:val="clear"/>
        <w:spacing w:after="0" w:before="240" w:line="276" w:lineRule="auto"/>
        <w:ind w:left="1160" w:hanging="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4"/>
          <w:szCs w:val="24"/>
          <w:rtl w:val="0"/>
        </w:rPr>
        <w:t xml:space="preserve">приєднання внутрішніх мереж відділення до автономного резервного джерела електропостачання відповідно до нормативно-технічних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75">
      <w:pPr>
        <w:keepLines w:val="1"/>
        <w:shd w:fill="ffffff" w:val="clear"/>
        <w:spacing w:after="0" w:line="276" w:lineRule="auto"/>
        <w:ind w:left="1160" w:hanging="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централізована система киснезабезпечення з джерелом медичного кисню (центральний кисневий пункт та/або киснево-газифікаційна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76">
      <w:pPr>
        <w:keepLines w:val="1"/>
        <w:shd w:fill="ffffff" w:val="clear"/>
        <w:spacing w:after="0" w:line="276" w:lineRule="auto"/>
        <w:ind w:left="1160" w:hanging="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4"/>
          <w:szCs w:val="24"/>
          <w:rtl w:val="0"/>
        </w:rPr>
        <w:t xml:space="preserve">апарат штучної вентиляції легенів для новонароджених;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77">
      <w:pPr>
        <w:keepLines w:val="1"/>
        <w:shd w:fill="ffffff" w:val="clear"/>
        <w:spacing w:after="0" w:line="276" w:lineRule="auto"/>
        <w:ind w:left="1160" w:hanging="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система моніторингу (неонатальна) фізіологічних показників однієї дитини (неінвазивний АТ, ЧСС, ЕКГ, SpO2, t);</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78">
      <w:pPr>
        <w:keepLines w:val="1"/>
        <w:shd w:fill="ffffff" w:val="clear"/>
        <w:spacing w:after="0" w:line="276" w:lineRule="auto"/>
        <w:ind w:left="1160" w:hanging="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4"/>
          <w:szCs w:val="24"/>
          <w:rtl w:val="0"/>
        </w:rPr>
        <w:t xml:space="preserve">джерело променистого тепла;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79">
      <w:pPr>
        <w:keepLines w:val="1"/>
        <w:shd w:fill="ffffff" w:val="clear"/>
        <w:spacing w:after="0" w:line="276" w:lineRule="auto"/>
        <w:ind w:left="1160" w:hanging="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аспіратор (відсмоктувач);</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7A">
      <w:pPr>
        <w:keepLines w:val="1"/>
        <w:shd w:fill="ffffff" w:val="clear"/>
        <w:spacing w:after="0" w:line="276" w:lineRule="auto"/>
        <w:ind w:left="1160" w:hanging="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автоматичний дозатор лікувальних речовин;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7B">
      <w:pPr>
        <w:keepLines w:val="1"/>
        <w:shd w:fill="ffffff" w:val="clear"/>
        <w:spacing w:after="240" w:line="276" w:lineRule="auto"/>
        <w:ind w:left="1160" w:hanging="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ларингоскоп з набором клинків для новонароджених та набором  інтубаційних трубок різних розмірів.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7C">
      <w:pPr>
        <w:keepLines w:val="1"/>
        <w:shd w:fill="ffffff" w:val="clear"/>
        <w:spacing w:after="240" w:line="276" w:lineRule="auto"/>
        <w:ind w:left="1160" w:hanging="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В операційному та пологовому блоці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7D">
      <w:pPr>
        <w:keepLines w:val="1"/>
        <w:shd w:fill="ffffff" w:val="clear"/>
        <w:spacing w:after="0" w:before="24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приєднання внутрішніх мереж відділення до автономного резервного джерела електропостачання відповідно до нормативно-технічних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7E">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централізована система киснезабезпечення з джерелом медичного кисню (центральний кисневий пункт та/або киснево-газифікаційна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 в усіх операційних;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7F">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централізована та/або змішана, та/або децентралізована система киснезабезпечення з наявністю кисневих вихідних точок (розеток) у 30% пологових зал;</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80">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система анестезіологічна, загального призначення (наркозно-дихальний апарат/станція);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81">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монітор фетальний для використання під час пологів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82">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4"/>
          <w:szCs w:val="24"/>
          <w:rtl w:val="0"/>
        </w:rPr>
        <w:t xml:space="preserve">вакуум-екстрактор плода - 2;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83">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акушерські щипці  –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84">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система моніторингу фізіологічних показників однієї пацієнтки (неінвазивний АТ, ЧСС, ЕКГ, SpO2, t);</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85">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пульсоксиметр;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86">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пульсоксиметр з неонатальним датчиком;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87">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автоматичний дозатор лікувальних речовин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88">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аспіратор (відсмоктувач)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89">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обладнання для обігріву пацієнтки на операційному столі;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8A">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установка променевого тепла – щонайменше 3;</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8B">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термометр безконтактний;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8C">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ліжко-трансформер;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8D">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ларингоскоп з набором клинків для дорослих;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8E">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4"/>
          <w:szCs w:val="24"/>
          <w:rtl w:val="0"/>
        </w:rPr>
        <w:t xml:space="preserve">ларингоскоп з набором клинків для новонароджених;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8F">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4"/>
          <w:szCs w:val="24"/>
          <w:rtl w:val="0"/>
        </w:rPr>
        <w:t xml:space="preserve">апарат для штучної вентиляції легенів, ручний, неонатальний (реанімаційний мішок для новонароджених) та/або реанімаційна Т-система для новонароджених;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90">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набір (укладка) для реанімації для дорослих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91">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ваги електронні для новонароджених – щонайменше 3;</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92">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набір для проведення первинної реанімації новонароджених – щонайменше 3;</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93">
      <w:pPr>
        <w:keepLines w:val="1"/>
        <w:shd w:fill="ffffff" w:val="clear"/>
        <w:spacing w:after="24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апарат для вимірювання артеріального тиску.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94">
      <w:pPr>
        <w:keepLines w:val="1"/>
        <w:shd w:fill="ffffff" w:val="clea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2.4. У палатах сумісного перебування матері та дитини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95">
      <w:pPr>
        <w:keepLines w:val="1"/>
        <w:shd w:fill="ffffff" w:val="clear"/>
        <w:spacing w:after="0" w:before="24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білірубінометр транскутантний;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96">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лампа фототерапії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97">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автоматичний дозатор лікувальних речовин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98">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набір (укладка) для реанімації новонароджених;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99">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апарат для вимірювання артеріального тиску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9A">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4"/>
          <w:szCs w:val="24"/>
          <w:rtl w:val="0"/>
        </w:rPr>
        <w:t xml:space="preserve">термометр безконтактний для новонароджених;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9B">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ваги електронні для новонароджених;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9C">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глюкометр;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9D">
      <w:pPr>
        <w:keepLines w:val="1"/>
        <w:shd w:fill="ffffff" w:val="clear"/>
        <w:spacing w:after="24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молоковідсмоктувач.</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9E">
      <w:pPr>
        <w:keepLines w:val="1"/>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w:t>
        <w:tab/>
      </w:r>
      <w:r w:rsidDel="00000000" w:rsidR="00000000" w:rsidRPr="00000000">
        <w:rPr>
          <w:rFonts w:ascii="Times New Roman" w:cs="Times New Roman" w:eastAsia="Times New Roman" w:hAnsi="Times New Roman"/>
          <w:sz w:val="24"/>
          <w:szCs w:val="24"/>
          <w:rtl w:val="0"/>
        </w:rPr>
        <w:t xml:space="preserve"> 2.5 У лабораторії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9F">
      <w:pPr>
        <w:keepLines w:val="1"/>
        <w:shd w:fill="ffffff" w:val="clear"/>
        <w:spacing w:after="0" w:before="24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біохімічний аналізатор;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A0">
      <w:pPr>
        <w:keepLines w:val="1"/>
        <w:shd w:fill="ffffff" w:val="clear"/>
        <w:spacing w:after="24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гематологічний аналізатор.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A1">
      <w:pPr>
        <w:keepLines w:val="1"/>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A2">
      <w:pPr>
        <w:keepLines w:val="1"/>
        <w:shd w:fill="ffffff" w:val="clea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вимоги до переліку обладнання: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A3">
      <w:pPr>
        <w:keepLines w:val="1"/>
        <w:shd w:fill="ffffff" w:val="clear"/>
        <w:spacing w:after="240" w:before="240" w:line="276"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A4">
      <w:pPr>
        <w:keepLines w:val="1"/>
        <w:shd w:fill="ffffff" w:val="clear"/>
        <w:spacing w:after="0" w:before="24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апарат для визначення кислотно-лужної рівноваги та газового складу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A5">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коагуляційний аналізатор;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A6">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система Холтерівського моніторування ЕКГ та артеріального тиску.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A7">
      <w:pPr>
        <w:keepLines w:val="1"/>
        <w:shd w:fill="ffffff" w:val="clear"/>
        <w:spacing w:after="240" w:before="240" w:line="276"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A8">
      <w:pPr>
        <w:keepLines w:val="1"/>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У відділенні патології вагітності та екстрагенітальної патології (з ліжками для невиношування)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A9">
      <w:pPr>
        <w:keepLines w:val="1"/>
        <w:shd w:fill="ffffff" w:val="clear"/>
        <w:spacing w:after="0" w:before="24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апарат ЕКГ;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AA">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монітор фетальний, для одноплідної вагітності;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AB">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монітор фетальний, для двоплідної вагітності; монітор фетальний з можливістю запису ЕКГ плода;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AC">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монітор фетальний  з автоматичним аналізом КТГ;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AD">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візуалізаційне обладнання з використанням ехографії, ультразвуку чи доплерографії;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AE">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4"/>
          <w:szCs w:val="24"/>
          <w:rtl w:val="0"/>
        </w:rPr>
        <w:t xml:space="preserve">крісло гінекологічне (для осіб з інвалідністю).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AF">
      <w:pPr>
        <w:keepLines w:val="1"/>
        <w:shd w:fill="ffffff" w:val="clear"/>
        <w:spacing w:after="240" w:line="276" w:lineRule="auto"/>
        <w:ind w:left="8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B0">
      <w:pPr>
        <w:keepLines w:val="1"/>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В операційному та пологовому блоці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B1">
      <w:pPr>
        <w:keepLines w:val="1"/>
        <w:shd w:fill="ffffff" w:val="clear"/>
        <w:spacing w:after="0" w:before="24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система анестезіологічна, загального призначення (апарат для інгаляційного наркозу);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B2">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система моніторингу фізіологічних показників однієї пацієнтки (неінвазивний АТ, ЧСС, ЕКГ, SpO2, EtCO2, t);</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B3">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система моніторингу (неонатальна) фізіологічних показників однієї дитини (неінвазивний АТ, ЧСС, ЕКГ, SpO2, t);</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B4">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пульсоксиметр з неонатальним датчиком;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B5">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апарат УЗД портативний для досліджень в акушерстві і гінекології;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B6">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4"/>
          <w:szCs w:val="24"/>
          <w:rtl w:val="0"/>
        </w:rPr>
        <w:t xml:space="preserve">апарат високочастотної електрохірургії або аргоно-плазменного зварювання тканин;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B7">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блендер для змішування киснево-повітряної суміші – щонайменше 3;</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B8">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ліжко-трансформер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B9">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система підігріву інфузійних середовищ;</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BA">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відкрита реанімаційна система з сервоконтролем температури тіла – щонайменше 3;</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BB">
      <w:pPr>
        <w:keepLines w:val="1"/>
        <w:shd w:fill="ffffff" w:val="clear"/>
        <w:spacing w:after="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обладнання для проведення СРАР-терапії (через маску, назальні канюлі, з використанням Т-конектора)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BC">
      <w:pPr>
        <w:keepLines w:val="1"/>
        <w:shd w:fill="ffffff" w:val="clear"/>
        <w:spacing w:after="240" w:line="276"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транспортний кувез.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BD">
      <w:pPr>
        <w:keepLines w:val="1"/>
        <w:shd w:fill="ffffff" w:val="clea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Інші вимоги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BE">
      <w:pPr>
        <w:keepLines w:val="1"/>
        <w:numPr>
          <w:ilvl w:val="0"/>
          <w:numId w:val="6"/>
        </w:numPr>
        <w:shd w:fill="ffffff" w:val="clear"/>
        <w:spacing w:after="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ліцензії на провадження господарської діяльності з медичної практики за спеціальністю акушерство і гінекологія, анестезіологія,  неонатологія.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BF">
      <w:pPr>
        <w:keepLines w:val="1"/>
        <w:numPr>
          <w:ilvl w:val="0"/>
          <w:numId w:val="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C0">
      <w:pPr>
        <w:keepLines w:val="1"/>
        <w:numPr>
          <w:ilvl w:val="0"/>
          <w:numId w:val="6"/>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ліцензії на право провадження діяльності з використання джерел 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 на все обладнання, яке визначено в умовах закупівлі та потребує такої ліцензії.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C1">
      <w:pPr>
        <w:keepLines w:val="1"/>
        <w:shd w:fill="ffffff" w:val="clear"/>
        <w:spacing w:after="240" w:before="240" w:line="276" w:lineRule="auto"/>
        <w:ind w:left="36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інші умови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C2">
      <w:pPr>
        <w:keepLines w:val="1"/>
        <w:numPr>
          <w:ilvl w:val="0"/>
          <w:numId w:val="5"/>
        </w:numPr>
        <w:shd w:fill="ffffff" w:val="clear"/>
        <w:spacing w:after="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ліцензії на провадження господарської діяльності з медичної практики за спеціальністю дитяча анестезіологія.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C3">
      <w:pPr>
        <w:keepLines w:val="1"/>
        <w:shd w:fill="ffffff" w:val="clear"/>
        <w:spacing w:after="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Індикатори, за відповідності яких,  відбувається  укладання договорів </w:t>
      </w:r>
      <w:sdt>
        <w:sdtPr>
          <w:id w:val="896033376"/>
          <w:tag w:val="goog_rdk_158"/>
        </w:sdtPr>
        <w:sdtContent>
          <w:commentRangeStart w:id="32"/>
        </w:sdtContent>
      </w:sdt>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commentRangeEnd w:id="32"/>
      <w:r w:rsidDel="00000000" w:rsidR="00000000" w:rsidRPr="00000000">
        <w:commentReference w:id="32"/>
      </w:r>
      <w:r w:rsidDel="00000000" w:rsidR="00000000" w:rsidRPr="00000000">
        <w:rPr>
          <w:rFonts w:ascii="Times New Roman" w:cs="Times New Roman" w:eastAsia="Times New Roman" w:hAnsi="Times New Roman"/>
          <w:i w:val="1"/>
          <w:iCs w:val="1"/>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C4">
      <w:pPr>
        <w:keepLines w:val="1"/>
        <w:numPr>
          <w:ilvl w:val="0"/>
          <w:numId w:val="15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Кількість пологів більше ніж 100 за період з 1.01.25 по 30.06.25.</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C5">
      <w:pPr>
        <w:keepLines w:val="1"/>
        <w:numPr>
          <w:ilvl w:val="0"/>
          <w:numId w:val="159"/>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закладів, що  не визначені закладами, що надають перинатальну допомогу ІІІ рівня, питома вага передчасних пологів у терміні 22-34 тижні  у ЗОЗ не більше ніж 5% від загальної кількості пологів у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C6">
      <w:pPr>
        <w:keepLines w:val="1"/>
        <w:shd w:fill="ffffff" w:val="clear"/>
        <w:spacing w:after="240" w:before="240" w:line="276" w:lineRule="auto"/>
        <w:ind w:firstLine="4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Виконання індикаторів для укладання договорів не застосовується до: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C7">
      <w:pPr>
        <w:keepLines w:val="1"/>
        <w:shd w:fill="ffffff" w:val="clear"/>
        <w:spacing w:after="240" w:before="240" w:line="276" w:lineRule="auto"/>
        <w:ind w:firstLine="4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закладів охорони здоров’я Національної академії медичних наук України  та закладів охорони здоров’я МОЗ України, що не мали договору за відповідним пакетом із НСЗУ та / або визначені в переліку закладів охорони здоров’я, на яких не поширюються Вимоги до надавача послуг з медичного обслуговування населення, з яким головними розпорядниками бюджетних коштів укладаються договори про медичне обслуговування населення, затверджені постановою Кабінету Міністрів України від 28 березня 2018 р. № 391, у частині реєстрації надавача як юридичної особи (крім державної або комунальної установи);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C8">
      <w:pPr>
        <w:keepLines w:val="1"/>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закладів охорони здоров’я, що розташовані на територіях, включених до переліку територій, на яких ведуться (велися) бойові дії або тимчасово окупованих Російською Федерацією, затвердженого наказом Мінрозвитку, для яких у період з 1 квітня до 31 грудня 2025 р. не було визначено дату завершення бойових дій (припинення можливості бойових дій) або тимчасової окупації.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C9">
      <w:pPr>
        <w:keepLines w:val="1"/>
        <w:shd w:fill="ffffff" w:val="clear"/>
        <w:spacing w:after="0" w:line="240" w:lineRule="auto"/>
        <w:jc w:val="both"/>
        <w:rPr>
          <w:rFonts w:ascii="Times" w:cs="Times" w:eastAsia="Times" w:hAnsi="Times"/>
          <w:sz w:val="24"/>
          <w:szCs w:val="24"/>
        </w:rPr>
      </w:pPr>
      <w:r w:rsidDel="00000000" w:rsidR="00000000" w:rsidRPr="00000000">
        <w:rPr>
          <w:rFonts w:ascii="Times" w:cs="Times" w:eastAsia="Times" w:hAnsi="Times"/>
          <w:sz w:val="24"/>
          <w:szCs w:val="24"/>
          <w:highlight w:val="white"/>
          <w:rtl w:val="0"/>
        </w:rPr>
        <w:t xml:space="preserve">- </w:t>
      </w:r>
      <w:r w:rsidDel="00000000" w:rsidR="00000000" w:rsidRPr="00000000">
        <w:rPr>
          <w:rFonts w:ascii="Times" w:cs="Times" w:eastAsia="Times" w:hAnsi="Times"/>
          <w:sz w:val="24"/>
          <w:szCs w:val="24"/>
          <w:rtl w:val="0"/>
        </w:rPr>
        <w:t xml:space="preserve">тих що розташовані на території району, м.Київ, у межах якого кількість надавачів медичних послуг, заокруглена до цілого числа, менше ніж 1 на 150 тис. наявного населення на території відповідного району, м. Київ згідно з даними Держстату щодо чисельності наявного населення станом на 1 січня 2022 р. та Мінсоцполітики щодо чисельності внутрішньо переміщених осіб, які зареєстровані на відповідній території станом на 1 жовтня 2025 р., за винятком населення, яке проживає на тимчасово окупованих Російською Федерацією територіях, включених до переліку територій, на яких ведуться (велися) бойові дії або тимчасово окупованих Російською Федерацією, затвердженого наказом Мінрозвитку, для яких не визначена дата завершення тимчасової окупації;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CA">
      <w:pPr>
        <w:keepLines w:val="1"/>
        <w:shd w:fill="ffffff" w:val="clear"/>
        <w:spacing w:after="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крім кластерних та надкластерних закладів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CB">
      <w:pPr>
        <w:keepLines w:val="1"/>
        <w:shd w:fill="ffffff" w:val="clear"/>
        <w:spacing w:after="0" w:line="240" w:lineRule="auto"/>
        <w:jc w:val="both"/>
        <w:rPr>
          <w:rFonts w:ascii="Times" w:cs="Times" w:eastAsia="Times" w:hAnsi="Times"/>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CC">
      <w:pPr>
        <w:keepLines w:val="1"/>
        <w:shd w:fill="ffffff" w:val="clear"/>
        <w:spacing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*Критерії поділу умов закупівлі за рівнями вимог відповідно до пункту 5 Порядку укладення, зміни та припинення договору про медичне обслуговування населення за програмою медичних гарантій, затвердженого постановою Кабінету Міністрів України від 25 квітня 2018 р. № 410 “Про договори про медичне обслуговування населення за програмою медичних гарантій”.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CD">
      <w:pPr>
        <w:keepLines w:val="1"/>
        <w:shd w:fill="ffffff" w:val="clear"/>
        <w:spacing w:after="0" w:line="240" w:lineRule="auto"/>
        <w:jc w:val="both"/>
        <w:rPr>
          <w:rFonts w:ascii="Times" w:cs="Times" w:eastAsia="Times" w:hAnsi="Times"/>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CE">
      <w:pPr>
        <w:keepLines w:val="1"/>
        <w:shd w:fill="ffffff" w:val="clear"/>
        <w:spacing w:after="0" w:line="240" w:lineRule="auto"/>
        <w:jc w:val="both"/>
        <w:rPr>
          <w:rFonts w:ascii="Times" w:cs="Times" w:eastAsia="Times" w:hAnsi="Times"/>
          <w:sz w:val="24"/>
          <w:szCs w:val="24"/>
        </w:rPr>
      </w:pPr>
      <w:r w:rsidDel="00000000" w:rsidR="00000000" w:rsidRPr="00000000">
        <w:rPr>
          <w:rtl w:val="0"/>
        </w:rPr>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