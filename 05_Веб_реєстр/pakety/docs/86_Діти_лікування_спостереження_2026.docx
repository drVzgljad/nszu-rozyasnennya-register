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238D">
      <w:pPr>
        <w:pStyle w:val="Heading1"/>
        <w:keepLines w:val="1"/>
        <w:shd w:fill="ffffff" w:val="clear"/>
        <w:spacing w:after="240" w:before="240" w:line="240" w:lineRule="auto"/>
        <w:jc w:val="center"/>
        <w:rPr>
          <w:rFonts w:ascii="Times New Roman" w:cs="Times New Roman" w:eastAsia="Times New Roman" w:hAnsi="Times New Roman"/>
          <w:sz w:val="24"/>
          <w:szCs w:val="24"/>
        </w:rPr>
      </w:pPr>
      <w:bookmarkStart w:colFirst="0" w:colLast="0" w:name="_heading=h.b1a5nl4t7cd5" w:id="75"/>
      <w:bookmarkEnd w:id="75"/>
      <w:r w:rsidDel="00000000" w:rsidR="00000000" w:rsidRPr="00000000">
        <w:rPr>
          <w:rFonts w:ascii="Times New Roman" w:cs="Times New Roman" w:eastAsia="Times New Roman" w:hAnsi="Times New Roman"/>
          <w:sz w:val="24"/>
          <w:szCs w:val="24"/>
          <w:rtl w:val="0"/>
        </w:rPr>
        <w:t xml:space="preserve">86. МЕДИЧНА ДОПОМОГА ДІТЯМ, ЯКІ ПОТРЕБУЮТЬ ЛІКУВАННЯ  ТА ПОСТІЙНОГО СПОСТЕРЕЖЕННЯ</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238E">
      <w:pPr>
        <w:keepLines w:val="1"/>
        <w:shd w:fill="ffffff" w:val="clear"/>
        <w:spacing w:after="240" w:before="24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Обсяг медичних послуг, який надавач зобов’язується надавати за договором відповідно до медичних потреб пацієнта/пацієнтки (специфікація)</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238F">
      <w:pPr>
        <w:keepLines w:val="1"/>
        <w:numPr>
          <w:ilvl w:val="0"/>
          <w:numId w:val="3"/>
        </w:numPr>
        <w:shd w:fill="ffffff" w:val="clear"/>
        <w:spacing w:after="0" w:afterAutospacing="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Проведення первинної оцінки стану здоров’я дитини лікарем та формування ним листа призначень.</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2390">
      <w:pPr>
        <w:keepLines w:val="1"/>
        <w:numPr>
          <w:ilvl w:val="0"/>
          <w:numId w:val="3"/>
        </w:numPr>
        <w:shd w:fill="ffffff" w:val="clear"/>
        <w:spacing w:after="0" w:afterAutospacing="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Проведення подальших клінічних оглядів лікарем та оцінки фізичного і психомоторного розвитку дитини.</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2391">
      <w:pPr>
        <w:keepLines w:val="1"/>
        <w:numPr>
          <w:ilvl w:val="0"/>
          <w:numId w:val="3"/>
        </w:numPr>
        <w:shd w:fill="ffffff" w:val="clear"/>
        <w:spacing w:after="0" w:afterAutospacing="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Проведення медичного огляду дитини іншими лікарями-спеціалістами та/або фахівцями у сфері охорони здоров’я, відповідно до потреб дитини та галузевих стандартів.</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2392">
      <w:pPr>
        <w:keepLines w:val="1"/>
        <w:numPr>
          <w:ilvl w:val="0"/>
          <w:numId w:val="3"/>
        </w:numPr>
        <w:shd w:fill="ffffff" w:val="clear"/>
        <w:spacing w:after="0" w:afterAutospacing="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Оцінка, корекція та контроль нутриційного статусу дитини.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2393">
      <w:pPr>
        <w:keepLines w:val="1"/>
        <w:numPr>
          <w:ilvl w:val="0"/>
          <w:numId w:val="3"/>
        </w:numPr>
        <w:shd w:fill="ffffff" w:val="clear"/>
        <w:spacing w:after="0" w:afterAutospacing="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Надання медичної допомоги дитині, яка не потребує стаціонарного лікування, відповідно до сформованого лікарем-педіатром та/або іншими лікарями-спеціалістами, фахівцями в галузі охорони здоров’я листа призначень.</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2394">
      <w:pPr>
        <w:keepLines w:val="1"/>
        <w:numPr>
          <w:ilvl w:val="0"/>
          <w:numId w:val="3"/>
        </w:numPr>
        <w:shd w:fill="ffffff" w:val="clear"/>
        <w:spacing w:after="0" w:afterAutospacing="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Надання невідкладної медичної допомоги дитині, яка перебуває у загрозливому для життя стані, та виклик до неї бригади екстреної (швидкої) медичної допомоги.</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2395">
      <w:pPr>
        <w:keepLines w:val="1"/>
        <w:numPr>
          <w:ilvl w:val="0"/>
          <w:numId w:val="3"/>
        </w:numPr>
        <w:shd w:fill="ffffff" w:val="clear"/>
        <w:spacing w:after="0" w:afterAutospacing="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Забезпечення лікарського спостереження та цілодобового медсестринського догляду.</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2396">
      <w:pPr>
        <w:keepLines w:val="1"/>
        <w:numPr>
          <w:ilvl w:val="0"/>
          <w:numId w:val="3"/>
        </w:numPr>
        <w:shd w:fill="ffffff" w:val="clear"/>
        <w:spacing w:after="0" w:afterAutospacing="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Направлення дитини у разі потреби в інший ЗОЗ для надання медичної допомоги в стаціонарних умовах та організація її транспортування і супроводу.</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2397">
      <w:pPr>
        <w:keepLines w:val="1"/>
        <w:numPr>
          <w:ilvl w:val="0"/>
          <w:numId w:val="3"/>
        </w:numPr>
        <w:shd w:fill="ffffff" w:val="clear"/>
        <w:spacing w:after="0" w:afterAutospacing="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Організація оформлення медичних документів на дитину, зокрема “Медичний висновок про дитину з інвалідністю до 18 років”.</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2398">
      <w:pPr>
        <w:keepLines w:val="1"/>
        <w:numPr>
          <w:ilvl w:val="0"/>
          <w:numId w:val="3"/>
        </w:numPr>
        <w:shd w:fill="ffffff" w:val="clear"/>
        <w:spacing w:after="0" w:afterAutospacing="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Забезпечення лікарськими засобами для надання медичної допомоги, постачання яких здійснюється шляхом централізованих закупівель МОЗ та/або за рахунок інших програм центрального та місцевого бюджетів, а також лікарськими засобами, визначеними Національним переліком основних лікарських засобів, необхідними медичними виробами та витратними матеріалами відповідно до галузевих стандартів у сфері охорони здоров’я та медико-технологічних документів.</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2399">
      <w:pPr>
        <w:keepLines w:val="1"/>
        <w:numPr>
          <w:ilvl w:val="0"/>
          <w:numId w:val="3"/>
        </w:numPr>
        <w:shd w:fill="ffffff" w:val="clear"/>
        <w:spacing w:after="0" w:afterAutospacing="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Забезпечення дитини харчуванням, зокрема спеціальними сумішами, відповідно до віку дитини та її медичних потреб.</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239A">
      <w:pPr>
        <w:keepLines w:val="1"/>
        <w:numPr>
          <w:ilvl w:val="0"/>
          <w:numId w:val="3"/>
        </w:numPr>
        <w:shd w:fill="ffffff" w:val="clear"/>
        <w:spacing w:after="0" w:afterAutospacing="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Створення умов для відвідування дитини членами сім’ї, опікунами та іншими законними представниками при наявному в них дозволі від соціальних служб.</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239B">
      <w:pPr>
        <w:keepLines w:val="1"/>
        <w:numPr>
          <w:ilvl w:val="0"/>
          <w:numId w:val="3"/>
        </w:numPr>
        <w:shd w:fill="ffffff" w:val="clear"/>
        <w:spacing w:after="24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Дотримання принципів безбар’єрності та інклюзії при наданні медичних послуг.</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239C">
      <w:pPr>
        <w:keepLines w:val="1"/>
        <w:shd w:fill="ffffff" w:val="clear"/>
        <w:spacing w:after="240" w:before="240"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239D">
      <w:pPr>
        <w:keepLines w:val="1"/>
        <w:shd w:fill="ffffff" w:val="clea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239E">
      <w:pPr>
        <w:keepLines w:val="1"/>
        <w:shd w:fill="ffffff" w:val="clear"/>
        <w:spacing w:after="240" w:before="24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МЕДИЧНА ДОПОМОГА ДІТЯМ, ЯКІ ПОТРЕБУЮТЬ ЛІКУВАННЯ  ТА ПОСТІЙНОГО СПОСТЕРЕЖЕННЯ</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239F">
      <w:pPr>
        <w:keepLines w:val="1"/>
        <w:shd w:fill="ffffff" w:val="clear"/>
        <w:spacing w:after="240" w:before="24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Умови закупівлі медичних послуг</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23A0">
      <w:pPr>
        <w:keepLines w:val="1"/>
        <w:shd w:fill="ffffff" w:val="clear"/>
        <w:spacing w:after="240" w:before="240" w:line="24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Умови надання послуги:</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23A1">
      <w:pPr>
        <w:keepLines w:val="1"/>
        <w:shd w:fill="ffffff" w:val="clea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Цілодобова  медична допомога за місцем проживання (перебування) осіб у будинку дитини або утворених на їх базі центрах медичної реабілітації та паліативної допомоги дітям, у тому числі як відокремлених структурних підрозділів у складі закладу охорони здоров’я.</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23A2">
      <w:pPr>
        <w:keepLines w:val="1"/>
        <w:shd w:fill="ffffff" w:val="clear"/>
        <w:spacing w:after="240" w:before="240" w:line="24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Підстави надання послуги:</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23A3">
      <w:pPr>
        <w:keepLines w:val="1"/>
        <w:shd w:fill="ffffff" w:val="clear"/>
        <w:spacing w:after="0" w:line="240"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направлення  (путівка) видана Департаментом охорони здоров’я обласної, Київської та Севастопольської міської держадміністрації (відповідної військової адміністрації) або обласною службою у справах дітей;</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23A4">
      <w:pPr>
        <w:keepLines w:val="1"/>
        <w:shd w:fill="ffffff" w:val="clear"/>
        <w:spacing w:after="0" w:line="240"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вік дитини:</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23A5">
      <w:pPr>
        <w:keepLines w:val="1"/>
        <w:shd w:fill="ffffff" w:val="clear"/>
        <w:spacing w:after="0"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від народження до трьох років включно - для умовно здорових дітей-сиріт і дітей, позбавлених батьківського піклування,</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23A6">
      <w:pPr>
        <w:keepLines w:val="1"/>
        <w:shd w:fill="ffffff" w:val="clear"/>
        <w:spacing w:after="0"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від народження до чотирьох років включно - для дітей з фізичними та/або інтелектуальними порушеннями та/або іншими хворобами;</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23A7">
      <w:pPr>
        <w:keepLines w:val="1"/>
        <w:shd w:fill="ffffff" w:val="clear"/>
        <w:spacing w:after="0" w:line="240"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електронне направлення лікуючого лікаря.</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23A8">
      <w:pPr>
        <w:keepLines w:val="1"/>
        <w:shd w:fill="ffffff" w:val="clear"/>
        <w:spacing w:after="240" w:before="240"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23A9">
      <w:pPr>
        <w:keepLines w:val="1"/>
        <w:shd w:fill="ffffff" w:val="clear"/>
        <w:spacing w:after="240" w:before="240" w:line="24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Вимоги до організації надання послуги:</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23AA">
      <w:pPr>
        <w:keepLines w:val="1"/>
        <w:numPr>
          <w:ilvl w:val="0"/>
          <w:numId w:val="329"/>
        </w:numPr>
        <w:shd w:fill="ffffff" w:val="clear"/>
        <w:spacing w:after="0" w:afterAutospacing="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Наявність відповідних приміщень для огляду дітей лікарями-спеціалістами та фахівцями в галузі охорони здоров’я, для проведення діагностичних та лікувальних втручань, а також для надання невідкладної допомоги дітям.</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23AB">
      <w:pPr>
        <w:keepLines w:val="1"/>
        <w:numPr>
          <w:ilvl w:val="0"/>
          <w:numId w:val="329"/>
        </w:numPr>
        <w:shd w:fill="ffffff" w:val="clear"/>
        <w:spacing w:after="0" w:afterAutospacing="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Забезпечення безбар’єрного та інклюзивного середовища, включаючи доступність приміщень, наявність пандусів, адаптованих санітарних вузлів, спеціальних меблів та інших умов для проживання дітей, зокрема з інвалідністю.</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23AC">
      <w:pPr>
        <w:keepLines w:val="1"/>
        <w:numPr>
          <w:ilvl w:val="0"/>
          <w:numId w:val="329"/>
        </w:numPr>
        <w:shd w:fill="ffffff" w:val="clear"/>
        <w:spacing w:after="0" w:afterAutospacing="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Забезпечення проведення первинної оцінки стану здоров’я та подальших клінічних оглядів дітей лікарем-педіатром та іншими лікарями-спеціалістами та/або фахівцями у сфері охорони здоров’я, відповідно до потреб дитини та галузевих стандартів.</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23AD">
      <w:pPr>
        <w:keepLines w:val="1"/>
        <w:numPr>
          <w:ilvl w:val="0"/>
          <w:numId w:val="329"/>
        </w:numPr>
        <w:shd w:fill="ffffff" w:val="clear"/>
        <w:spacing w:after="0" w:afterAutospacing="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Забезпечення надання медичної допомоги дітям, які не потребують стаціонарного лікування, відповідно до сформованого лікарем-педіатром та/або іншими лікарями-спеціалістами, фахівцями в галузі охорони здоров’я листа призначення.</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23AE">
      <w:pPr>
        <w:keepLines w:val="1"/>
        <w:numPr>
          <w:ilvl w:val="0"/>
          <w:numId w:val="329"/>
        </w:numPr>
        <w:shd w:fill="ffffff" w:val="clear"/>
        <w:spacing w:after="0" w:afterAutospacing="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Забезпечення надання невідкладної медичної допомоги дитині, яка перебуває у загрозливому для життя стані.</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23AF">
      <w:pPr>
        <w:keepLines w:val="1"/>
        <w:numPr>
          <w:ilvl w:val="0"/>
          <w:numId w:val="329"/>
        </w:numPr>
        <w:shd w:fill="ffffff" w:val="clear"/>
        <w:spacing w:after="0" w:afterAutospacing="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Забезпечення дитини харчуванням, зокрема спеціальними сумішами, відповідно до віку дитини та її медичних потреб.</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23B0">
      <w:pPr>
        <w:keepLines w:val="1"/>
        <w:numPr>
          <w:ilvl w:val="0"/>
          <w:numId w:val="329"/>
        </w:numPr>
        <w:shd w:fill="ffffff" w:val="clear"/>
        <w:spacing w:after="0" w:afterAutospacing="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Забезпечення оформлення медичних документів на дитину, зокрема організація оформлення “Медичний висновок про дитину з інвалідністю до 18 років”.</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23B1">
      <w:pPr>
        <w:keepLines w:val="1"/>
        <w:numPr>
          <w:ilvl w:val="0"/>
          <w:numId w:val="329"/>
        </w:numPr>
        <w:shd w:fill="ffffff" w:val="clear"/>
        <w:spacing w:after="0" w:afterAutospacing="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Забезпечення взаємодії з іншими надавачами медичних послуг, центрами соціальних служб для сім'ї, дітей та молоді, службами у справах дітей, територіальними центрами соціального обслуговування населення, іншими надавачами соціальних послуг, зокрема, неурядовими та благодійними організаціями, правоохоронними органами, підприємствами, установами та організаціями, засобами масової інформації, органами місцевого самоврядування на території обслуговування в інтересах своєчасного та ефективного надання допомоги дітям.</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23B2">
      <w:pPr>
        <w:keepLines w:val="1"/>
        <w:numPr>
          <w:ilvl w:val="0"/>
          <w:numId w:val="329"/>
        </w:numPr>
        <w:shd w:fill="ffffff" w:val="clear"/>
        <w:spacing w:after="0" w:afterAutospacing="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Наявність плану дій з профілактики інфекцій та інфекційного контролю та стандартних операційних процедур, відповідно до чинного законодавства (</w:t>
      </w:r>
      <w:r w:rsidDel="00000000" w:rsidR="00000000" w:rsidRPr="00000000">
        <w:rPr>
          <w:rFonts w:ascii="Times New Roman" w:cs="Times New Roman" w:eastAsia="Times New Roman" w:hAnsi="Times New Roman"/>
          <w:b w:val="1"/>
          <w:bCs w:val="1"/>
          <w:sz w:val="24"/>
          <w:szCs w:val="24"/>
          <w:rtl w:val="0"/>
        </w:rPr>
        <w:t xml:space="preserve">критичні*</w:t>
      </w:r>
      <w:r w:rsidDel="00000000" w:rsidR="00000000" w:rsidRPr="00000000">
        <w:rPr>
          <w:rFonts w:ascii="Times New Roman" w:cs="Times New Roman" w:eastAsia="Times New Roman" w:hAnsi="Times New Roman"/>
          <w:sz w:val="24"/>
          <w:szCs w:val="24"/>
          <w:rtl w:val="0"/>
        </w:rPr>
        <w:t xml:space="preserve">).</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23B3">
      <w:pPr>
        <w:keepLines w:val="1"/>
        <w:numPr>
          <w:ilvl w:val="0"/>
          <w:numId w:val="329"/>
        </w:numPr>
        <w:shd w:fill="ffffff" w:val="clear"/>
        <w:spacing w:after="0" w:afterAutospacing="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Наявність плану протиепідемічної готовності/реагування на випадок виявлення особливо небезпечних інфекційних хвороб (</w:t>
      </w:r>
      <w:r w:rsidDel="00000000" w:rsidR="00000000" w:rsidRPr="00000000">
        <w:rPr>
          <w:rFonts w:ascii="Times New Roman" w:cs="Times New Roman" w:eastAsia="Times New Roman" w:hAnsi="Times New Roman"/>
          <w:b w:val="1"/>
          <w:bCs w:val="1"/>
          <w:sz w:val="24"/>
          <w:szCs w:val="24"/>
          <w:rtl w:val="0"/>
        </w:rPr>
        <w:t xml:space="preserve">критичні*</w:t>
      </w:r>
      <w:r w:rsidDel="00000000" w:rsidR="00000000" w:rsidRPr="00000000">
        <w:rPr>
          <w:rFonts w:ascii="Times New Roman" w:cs="Times New Roman" w:eastAsia="Times New Roman" w:hAnsi="Times New Roman"/>
          <w:sz w:val="24"/>
          <w:szCs w:val="24"/>
          <w:rtl w:val="0"/>
        </w:rPr>
        <w:t xml:space="preserve">).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23B4">
      <w:pPr>
        <w:keepLines w:val="1"/>
        <w:numPr>
          <w:ilvl w:val="0"/>
          <w:numId w:val="329"/>
        </w:numPr>
        <w:shd w:fill="ffffff" w:val="clear"/>
        <w:spacing w:after="0" w:afterAutospacing="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Наявність затвердженої внутрішньої системи управління і контролю якості та безпеки медичної діяльності з дотриманням вимог до їх організації і проведення відповідно до чинного законодавства із здійсненням безперервного моніторингу індикаторів оцінки та критеріїв доступності, якості, безпеки надання медичної допомоги за напрямом її надання, ефективного контролю та управління якістю надавача медичних послуг для забезпечення прав пацієнтів на отримання медичної допомоги необхідного обсягу та належної якості (</w:t>
      </w:r>
      <w:r w:rsidDel="00000000" w:rsidR="00000000" w:rsidRPr="00000000">
        <w:rPr>
          <w:rFonts w:ascii="Times New Roman" w:cs="Times New Roman" w:eastAsia="Times New Roman" w:hAnsi="Times New Roman"/>
          <w:b w:val="1"/>
          <w:bCs w:val="1"/>
          <w:sz w:val="24"/>
          <w:szCs w:val="24"/>
          <w:rtl w:val="0"/>
        </w:rPr>
        <w:t xml:space="preserve">базові*</w:t>
      </w:r>
      <w:r w:rsidDel="00000000" w:rsidR="00000000" w:rsidRPr="00000000">
        <w:rPr>
          <w:rFonts w:ascii="Times New Roman" w:cs="Times New Roman" w:eastAsia="Times New Roman" w:hAnsi="Times New Roman"/>
          <w:sz w:val="24"/>
          <w:szCs w:val="24"/>
          <w:rtl w:val="0"/>
        </w:rPr>
        <w:t xml:space="preserve">).</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23B5">
      <w:pPr>
        <w:keepLines w:val="1"/>
        <w:numPr>
          <w:ilvl w:val="0"/>
          <w:numId w:val="329"/>
        </w:numPr>
        <w:shd w:fill="ffffff" w:val="clear"/>
        <w:spacing w:after="0" w:afterAutospacing="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Здійснення закупівлі лікарських засобів,  визначених Національним переліком основних лікарських засобів, медичних виробів та витратних матеріалів, необхідних для надання медичної допомоги відповідно до галузевих стандартів у сфері охорони здоров’я (</w:t>
      </w:r>
      <w:r w:rsidDel="00000000" w:rsidR="00000000" w:rsidRPr="00000000">
        <w:rPr>
          <w:rFonts w:ascii="Times New Roman" w:cs="Times New Roman" w:eastAsia="Times New Roman" w:hAnsi="Times New Roman"/>
          <w:b w:val="1"/>
          <w:bCs w:val="1"/>
          <w:sz w:val="24"/>
          <w:szCs w:val="24"/>
          <w:rtl w:val="0"/>
        </w:rPr>
        <w:t xml:space="preserve">критичні*</w:t>
      </w:r>
      <w:r w:rsidDel="00000000" w:rsidR="00000000" w:rsidRPr="00000000">
        <w:rPr>
          <w:rFonts w:ascii="Times New Roman" w:cs="Times New Roman" w:eastAsia="Times New Roman" w:hAnsi="Times New Roman"/>
          <w:sz w:val="24"/>
          <w:szCs w:val="24"/>
          <w:rtl w:val="0"/>
        </w:rPr>
        <w:t xml:space="preserve">).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23B6">
      <w:pPr>
        <w:keepLines w:val="1"/>
        <w:numPr>
          <w:ilvl w:val="0"/>
          <w:numId w:val="329"/>
        </w:numPr>
        <w:shd w:fill="ffffff" w:val="clear"/>
        <w:spacing w:after="0" w:afterAutospacing="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Організація ефективного управління запасами лікарських засобів, медичних виробів та витратних матеріалів, закуплених ЗОЗ або отриманих шляхом централізованих закупівель МОЗ. Використання та збереження залишків лікарських засобів та медичних виробів, необхідних для лікування пацієнтів, зокрема, після закінчення строку дії договору з НСЗУ (</w:t>
      </w:r>
      <w:r w:rsidDel="00000000" w:rsidR="00000000" w:rsidRPr="00000000">
        <w:rPr>
          <w:rFonts w:ascii="Times New Roman" w:cs="Times New Roman" w:eastAsia="Times New Roman" w:hAnsi="Times New Roman"/>
          <w:b w:val="1"/>
          <w:bCs w:val="1"/>
          <w:sz w:val="24"/>
          <w:szCs w:val="24"/>
          <w:rtl w:val="0"/>
        </w:rPr>
        <w:t xml:space="preserve">критичні*</w:t>
      </w:r>
      <w:r w:rsidDel="00000000" w:rsidR="00000000" w:rsidRPr="00000000">
        <w:rPr>
          <w:rFonts w:ascii="Times New Roman" w:cs="Times New Roman" w:eastAsia="Times New Roman" w:hAnsi="Times New Roman"/>
          <w:sz w:val="24"/>
          <w:szCs w:val="24"/>
          <w:rtl w:val="0"/>
        </w:rPr>
        <w:t xml:space="preserve">).</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23B7">
      <w:pPr>
        <w:keepLines w:val="1"/>
        <w:numPr>
          <w:ilvl w:val="0"/>
          <w:numId w:val="329"/>
        </w:numPr>
        <w:shd w:fill="ffffff" w:val="clear"/>
        <w:spacing w:after="0" w:afterAutospacing="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Забезпечення умов для відвідування дитини членами сім’ї, опікунами та іншими законними представниками.</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23B8">
      <w:pPr>
        <w:keepLines w:val="1"/>
        <w:numPr>
          <w:ilvl w:val="0"/>
          <w:numId w:val="329"/>
        </w:numPr>
        <w:shd w:fill="ffffff" w:val="clear"/>
        <w:spacing w:after="0" w:afterAutospacing="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Дотримання прав людини надавачем медичних послуг відповідно до рекомендацій Уповноваженого Верховної Ради України з прав людини та положень Конвенції про захист прав людини і основоположних свобод, Конвенції про права осіб з інвалідністю, Конвенції про права дитини та інших міжнародних договорів, ратифікованих Україною (</w:t>
      </w:r>
      <w:r w:rsidDel="00000000" w:rsidR="00000000" w:rsidRPr="00000000">
        <w:rPr>
          <w:rFonts w:ascii="Times New Roman" w:cs="Times New Roman" w:eastAsia="Times New Roman" w:hAnsi="Times New Roman"/>
          <w:b w:val="1"/>
          <w:bCs w:val="1"/>
          <w:sz w:val="24"/>
          <w:szCs w:val="24"/>
          <w:rtl w:val="0"/>
        </w:rPr>
        <w:t xml:space="preserve">базові*</w:t>
      </w:r>
      <w:r w:rsidDel="00000000" w:rsidR="00000000" w:rsidRPr="00000000">
        <w:rPr>
          <w:rFonts w:ascii="Times New Roman" w:cs="Times New Roman" w:eastAsia="Times New Roman" w:hAnsi="Times New Roman"/>
          <w:sz w:val="24"/>
          <w:szCs w:val="24"/>
          <w:rtl w:val="0"/>
        </w:rPr>
        <w:t xml:space="preserve">).</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23B9">
      <w:pPr>
        <w:keepLines w:val="1"/>
        <w:numPr>
          <w:ilvl w:val="0"/>
          <w:numId w:val="329"/>
        </w:numPr>
        <w:shd w:fill="ffffff" w:val="clear"/>
        <w:spacing w:after="48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Забезпечення дотримання принципів безбар’єрності та інклюзії при наданні медичної допомоги відповідно до нормативно-правових актів.</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23BA">
      <w:pPr>
        <w:keepLines w:val="1"/>
        <w:shd w:fill="ffffff" w:val="clear"/>
        <w:spacing w:after="240" w:before="240"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23BB">
      <w:pPr>
        <w:keepLines w:val="1"/>
        <w:shd w:fill="ffffff" w:val="clear"/>
        <w:spacing w:after="240" w:before="240" w:line="24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Вимоги до спеціалістів та кількості фахівців, які працюють на посадах:</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23BC">
      <w:pPr>
        <w:keepLines w:val="1"/>
        <w:shd w:fill="ffffff" w:val="clear"/>
        <w:spacing w:after="240" w:before="240" w:line="240" w:lineRule="auto"/>
        <w:ind w:left="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a.</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Лікар-педіатр та/або лікар-невролог дитячий – щонайменше 2 особи, одна з яких за основним місцем роботи в цьому закладі та 1 особа за основним місцем роботи в цьому закладі або за сумісництвом</w:t>
      </w:r>
      <w:r w:rsidDel="00000000" w:rsidR="00000000" w:rsidRPr="00000000">
        <w:rPr>
          <w:rFonts w:ascii="Times New Roman" w:cs="Times New Roman" w:eastAsia="Times New Roman" w:hAnsi="Times New Roman"/>
          <w:b w:val="1"/>
          <w:bCs w:val="1"/>
          <w:sz w:val="24"/>
          <w:szCs w:val="24"/>
          <w:rtl w:val="0"/>
        </w:rPr>
        <w:t xml:space="preserve">.</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23BD">
      <w:pPr>
        <w:keepLines w:val="1"/>
        <w:shd w:fill="ffffff" w:val="clear"/>
        <w:spacing w:after="240" w:before="240" w:line="240" w:lineRule="auto"/>
        <w:ind w:left="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Лікар-психолог та/або клінічний психолог, та/або психолог, та/або лікар-психотерапевт, та/або психотерапевт – щонайменше 1 особа із зазначеного переліку, яка працює за основним місцем роботи у цьому закладі або за сумісництвом.</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23BE">
      <w:pPr>
        <w:keepLines w:val="1"/>
        <w:shd w:fill="ffffff" w:val="clear"/>
        <w:spacing w:after="240" w:before="240" w:line="240" w:lineRule="auto"/>
        <w:ind w:left="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Сестра медична</w:t>
      </w:r>
      <w:sdt>
        <w:sdtPr>
          <w:id w:val="-1053178395"/>
          <w:tag w:val="goog_rdk_378"/>
        </w:sdtPr>
        <w:sdtContent>
          <w:ins w:author="Julia" w:id="193" w:date="2026-05-18T14:56:59Z">
            <w:r w:rsidDel="00000000" w:rsidR="00000000" w:rsidRPr="00000000">
              <w:rPr>
                <w:rFonts w:ascii="Times New Roman" w:cs="Times New Roman" w:eastAsia="Times New Roman" w:hAnsi="Times New Roman"/>
                <w:sz w:val="24"/>
                <w:szCs w:val="24"/>
                <w:rtl w:val="0"/>
              </w:rPr>
              <w:t xml:space="preserve">/</w:t>
            </w:r>
          </w:ins>
        </w:sdtContent>
      </w:sdt>
      <w:sdt>
        <w:sdtPr>
          <w:id w:val="-1722549430"/>
          <w:tag w:val="goog_rdk_379"/>
        </w:sdtPr>
        <w:sdtContent>
          <w:del w:author="Julia" w:id="193" w:date="2026-05-18T14:56:59Z">
            <w:r w:rsidDel="00000000" w:rsidR="00000000" w:rsidRPr="00000000">
              <w:rPr>
                <w:rFonts w:ascii="Times New Roman" w:cs="Times New Roman" w:eastAsia="Times New Roman" w:hAnsi="Times New Roman"/>
                <w:sz w:val="24"/>
                <w:szCs w:val="24"/>
                <w:rtl w:val="0"/>
              </w:rPr>
              <w:delText xml:space="preserve"> (</w:delText>
            </w:r>
          </w:del>
        </w:sdtContent>
      </w:sdt>
      <w:r w:rsidDel="00000000" w:rsidR="00000000" w:rsidRPr="00000000">
        <w:rPr>
          <w:rFonts w:ascii="Times New Roman" w:cs="Times New Roman" w:eastAsia="Times New Roman" w:hAnsi="Times New Roman"/>
          <w:sz w:val="24"/>
          <w:szCs w:val="24"/>
          <w:rtl w:val="0"/>
        </w:rPr>
        <w:t xml:space="preserve">брат медичний</w:t>
      </w:r>
      <w:sdt>
        <w:sdtPr>
          <w:id w:val="-71372304"/>
          <w:tag w:val="goog_rdk_380"/>
        </w:sdtPr>
        <w:sdtContent>
          <w:del w:author="Julia" w:id="194" w:date="2026-05-18T14:57:02Z">
            <w:r w:rsidDel="00000000" w:rsidR="00000000" w:rsidRPr="00000000">
              <w:rPr>
                <w:rFonts w:ascii="Times New Roman" w:cs="Times New Roman" w:eastAsia="Times New Roman" w:hAnsi="Times New Roman"/>
                <w:sz w:val="24"/>
                <w:szCs w:val="24"/>
                <w:rtl w:val="0"/>
              </w:rPr>
              <w:delText xml:space="preserve">)</w:delText>
            </w:r>
          </w:del>
        </w:sdtContent>
      </w:sdt>
      <w:r w:rsidDel="00000000" w:rsidR="00000000" w:rsidRPr="00000000">
        <w:rPr>
          <w:rFonts w:ascii="Times New Roman" w:cs="Times New Roman" w:eastAsia="Times New Roman" w:hAnsi="Times New Roman"/>
          <w:sz w:val="24"/>
          <w:szCs w:val="24"/>
          <w:rtl w:val="0"/>
        </w:rPr>
        <w:t xml:space="preserve"> – щонайменше 4 особи, які працюють за основним місцем роботи в цьому закладі.</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23BF">
      <w:pPr>
        <w:keepLines w:val="1"/>
        <w:shd w:fill="ffffff" w:val="clea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23C0">
      <w:pPr>
        <w:keepLines w:val="1"/>
        <w:shd w:fill="ffffff" w:val="clear"/>
        <w:spacing w:after="240" w:before="240" w:line="24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Вимоги до переліку обладнання:</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23C1">
      <w:pPr>
        <w:keepLines w:val="1"/>
        <w:shd w:fill="ffffff" w:val="clea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У ЗОЗ:</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23C2">
      <w:pPr>
        <w:keepLines w:val="1"/>
        <w:numPr>
          <w:ilvl w:val="0"/>
          <w:numId w:val="2"/>
        </w:numPr>
        <w:shd w:fill="ffffff" w:val="clear"/>
        <w:spacing w:after="0" w:after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резервне джерело електропостачання;</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23C3">
      <w:pPr>
        <w:keepLines w:val="1"/>
        <w:numPr>
          <w:ilvl w:val="0"/>
          <w:numId w:val="2"/>
        </w:numPr>
        <w:shd w:fill="ffffff" w:val="clear"/>
        <w:spacing w:after="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автоматичне перемикальне комутаційне обладнання відповідно до ДСТУ IEC 60947-6-1: 2007.</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23C4">
      <w:pPr>
        <w:keepLines w:val="1"/>
        <w:shd w:fill="ffffff" w:val="clear"/>
        <w:spacing w:after="240" w:before="240"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23C5">
      <w:pPr>
        <w:keepLines w:val="1"/>
        <w:shd w:fill="ffffff" w:val="clea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За місцем надання медичних послуг:</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23C6">
      <w:pPr>
        <w:keepLines w:val="1"/>
        <w:numPr>
          <w:ilvl w:val="0"/>
          <w:numId w:val="4"/>
        </w:numPr>
        <w:shd w:fill="ffffff" w:val="clear"/>
        <w:spacing w:after="0" w:afterAutospacing="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приєднання внутрішніх мереж місця, де перебувають діти, до автономного резервного джерела електропостачання відповідно до нормативно-технічних документів;</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23C7">
      <w:pPr>
        <w:keepLines w:val="1"/>
        <w:numPr>
          <w:ilvl w:val="0"/>
          <w:numId w:val="4"/>
        </w:numPr>
        <w:shd w:fill="ffffff" w:val="clear"/>
        <w:spacing w:after="0" w:afterAutospacing="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електрокардіограф багатоканальний або електрокардіограф багатоканальний портативний;</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23C8">
      <w:pPr>
        <w:keepLines w:val="1"/>
        <w:numPr>
          <w:ilvl w:val="0"/>
          <w:numId w:val="4"/>
        </w:numPr>
        <w:shd w:fill="ffffff" w:val="clear"/>
        <w:spacing w:after="0" w:after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пульсоксиметр – щонайменше 2;</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23C9">
      <w:pPr>
        <w:keepLines w:val="1"/>
        <w:numPr>
          <w:ilvl w:val="0"/>
          <w:numId w:val="4"/>
        </w:numPr>
        <w:shd w:fill="ffffff" w:val="clear"/>
        <w:spacing w:after="0" w:after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кисневий концентратор, що здатний підтримувати швидкість потоку кисню від 10 л/хв – щонайменше 2;</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23CA">
      <w:pPr>
        <w:keepLines w:val="1"/>
        <w:numPr>
          <w:ilvl w:val="0"/>
          <w:numId w:val="4"/>
        </w:numPr>
        <w:shd w:fill="ffffff" w:val="clear"/>
        <w:spacing w:after="0" w:after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аспіратор (відсмоктувач) – щонайменше 2;</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23CB">
      <w:pPr>
        <w:keepLines w:val="1"/>
        <w:numPr>
          <w:ilvl w:val="0"/>
          <w:numId w:val="4"/>
        </w:numPr>
        <w:shd w:fill="ffffff" w:val="clear"/>
        <w:spacing w:after="0" w:after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тонометр – щонайменше 2;</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23CC">
      <w:pPr>
        <w:keepLines w:val="1"/>
        <w:numPr>
          <w:ilvl w:val="0"/>
          <w:numId w:val="4"/>
        </w:numPr>
        <w:shd w:fill="ffffff" w:val="clear"/>
        <w:spacing w:after="0" w:after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інгалятор (небулайзер) – щонайменше 2;</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23CD">
      <w:pPr>
        <w:keepLines w:val="1"/>
        <w:numPr>
          <w:ilvl w:val="0"/>
          <w:numId w:val="4"/>
        </w:numPr>
        <w:shd w:fill="ffffff" w:val="clear"/>
        <w:spacing w:after="0" w:after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пристосування для ентерального харчування;</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23CE">
      <w:pPr>
        <w:keepLines w:val="1"/>
        <w:numPr>
          <w:ilvl w:val="0"/>
          <w:numId w:val="4"/>
        </w:numPr>
        <w:shd w:fill="ffffff" w:val="clear"/>
        <w:spacing w:after="0" w:after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мішок ручної вентиляції легенів;</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23CF">
      <w:pPr>
        <w:keepLines w:val="1"/>
        <w:numPr>
          <w:ilvl w:val="0"/>
          <w:numId w:val="4"/>
        </w:numPr>
        <w:shd w:fill="ffffff" w:val="clear"/>
        <w:spacing w:after="0" w:after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функціональне/напівфункціональне ліжко – щонайменше 2;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23D0">
      <w:pPr>
        <w:keepLines w:val="1"/>
        <w:numPr>
          <w:ilvl w:val="0"/>
          <w:numId w:val="4"/>
        </w:numPr>
        <w:shd w:fill="ffffff" w:val="clear"/>
        <w:spacing w:after="0" w:after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протипролежневі матраци – щонайменше 2;</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23D1">
      <w:pPr>
        <w:keepLines w:val="1"/>
        <w:numPr>
          <w:ilvl w:val="0"/>
          <w:numId w:val="4"/>
        </w:numPr>
        <w:shd w:fill="ffffff" w:val="clear"/>
        <w:spacing w:after="0" w:after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ноші та/або ноші на колесах та/або крісло-каталка – щонайменше 2;</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23D2">
      <w:pPr>
        <w:keepLines w:val="1"/>
        <w:numPr>
          <w:ilvl w:val="0"/>
          <w:numId w:val="4"/>
        </w:numPr>
        <w:shd w:fill="ffffff" w:val="clear"/>
        <w:spacing w:after="0" w:after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глюкометр – щонайменше 2;</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23D3">
      <w:pPr>
        <w:keepLines w:val="1"/>
        <w:numPr>
          <w:ilvl w:val="0"/>
          <w:numId w:val="4"/>
        </w:numPr>
        <w:shd w:fill="ffffff" w:val="clear"/>
        <w:spacing w:after="0" w:after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термометр безконтактний – щонайменше 4;</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23D4">
      <w:pPr>
        <w:keepLines w:val="1"/>
        <w:numPr>
          <w:ilvl w:val="0"/>
          <w:numId w:val="4"/>
        </w:numPr>
        <w:shd w:fill="ffffff" w:val="clear"/>
        <w:spacing w:after="0" w:after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ваги для дітей;</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23D5">
      <w:pPr>
        <w:keepLines w:val="1"/>
        <w:numPr>
          <w:ilvl w:val="0"/>
          <w:numId w:val="4"/>
        </w:numPr>
        <w:shd w:fill="ffffff" w:val="clear"/>
        <w:spacing w:after="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ростоміри для дітей різного віку – щонайменше 2.</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23D6">
      <w:pPr>
        <w:keepLines w:val="1"/>
        <w:shd w:fill="ffffff" w:val="clear"/>
        <w:spacing w:after="240" w:before="240" w:line="24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Інші вимоги:</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23D7">
      <w:pPr>
        <w:keepLines w:val="1"/>
        <w:numPr>
          <w:ilvl w:val="0"/>
          <w:numId w:val="331"/>
        </w:numPr>
        <w:shd w:fill="ffffff" w:val="clear"/>
        <w:spacing w:after="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Наявність ліцензії на провадження господарської діяльності з медичної практики.</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23D8">
      <w:pPr>
        <w:keepLines w:val="1"/>
        <w:shd w:fill="ffffff" w:val="clea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23D9">
      <w:pPr>
        <w:keepLines w:val="1"/>
        <w:shd w:fill="ffffff" w:val="clear"/>
        <w:spacing w:after="0" w:before="240" w:line="240" w:lineRule="auto"/>
        <w:jc w:val="both"/>
        <w:rPr>
          <w:rFonts w:ascii="Times New Roman" w:cs="Times New Roman" w:eastAsia="Times New Roman" w:hAnsi="Times New Roman"/>
          <w:sz w:val="24"/>
          <w:szCs w:val="24"/>
        </w:rPr>
      </w:pPr>
      <w:r w:rsidDel="00000000" w:rsidR="00000000" w:rsidRPr="00000000">
        <w:rPr>
          <w:rtl w:val="0"/>
        </w:rPr>
      </w:r>
    </w:p>
    <w:sectPr xmlns:w="http://schemas.openxmlformats.org/wordprocessingml/2006/main"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gSz w:h="16838" w:w="11906" w:orient="portrait"/>
      <w:pgMar w:bottom="1134" w:top="1134" w:left="1701" w:right="850" w:header="708" w:footer="708"/>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Julia" w:id="13" w:date="2026-05-18T08:02:39Z">
    <w:p w:rsidR="00000000" w:rsidDel="00000000" w:rsidP="00000000" w:rsidRDefault="00000000" w:rsidRPr="00000000" w14:paraId="000023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Довіднику назва спеціалізації Лаборант (медицини), проте у кваліфікаційних вимогах збережено "лаборант"</w:t>
      </w:r>
    </w:p>
  </w:comment>
  <w:comment w:author="Вікторія Ісаюк" w:id="51" w:date="2026-01-13T09:18:45Z">
    <w:p w:rsidR="00000000" w:rsidDel="00000000" w:rsidP="00000000" w:rsidRDefault="00000000" w:rsidRPr="00000000" w14:paraId="000023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 2027 рік прописати всі аналізи як у КЛДП НК 027:2019</w:t>
      </w:r>
    </w:p>
  </w:comment>
  <w:comment w:author="Julia" w:id="71" w:date="2026-05-18T12:56:39Z">
    <w:p w:rsidR="00000000" w:rsidDel="00000000" w:rsidP="00000000" w:rsidRDefault="00000000" w:rsidRPr="00000000" w14:paraId="000023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варто уточнити, оскільки логопеди були тимчасово</w:t>
      </w:r>
    </w:p>
  </w:comment>
  <w:comment w:author="Альбіна Волошина" w:id="8" w:date="2026-05-13T08:01:43Z">
    <w:p w:rsidR="00000000" w:rsidDel="00000000" w:rsidP="00000000" w:rsidRDefault="00000000" w:rsidRPr="00000000" w14:paraId="000023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якщо по 410, то виходить, що допоміжні - -</w:t>
        <w:tab/>
        <w:t xml:space="preserve">ведення медичної документації та внесення медичних записів до системи;</w:t>
      </w:r>
    </w:p>
  </w:comment>
  <w:comment w:author="Альбіна Волошина" w:id="20" w:date="2026-05-13T12:12:50Z">
    <w:p w:rsidR="00000000" w:rsidDel="00000000" w:rsidP="00000000" w:rsidRDefault="00000000" w:rsidRPr="00000000" w14:paraId="000023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чи є ще логопеди</w:t>
      </w:r>
    </w:p>
  </w:comment>
  <w:comment w:author="Альбіна Волошина" w:id="22" w:date="2026-05-13T12:19:10Z">
    <w:p w:rsidR="00000000" w:rsidDel="00000000" w:rsidP="00000000" w:rsidRDefault="00000000" w:rsidRPr="00000000" w14:paraId="000023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чи допоміжні, тому що ведення документації</w:t>
      </w:r>
    </w:p>
  </w:comment>
  <w:comment w:author="Альбіна Волошина" w:id="58" w:date="2026-05-18T12:41:37Z">
    <w:p w:rsidR="00000000" w:rsidDel="00000000" w:rsidP="00000000" w:rsidRDefault="00000000" w:rsidRPr="00000000" w14:paraId="000023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чи базові?</w:t>
      </w:r>
    </w:p>
  </w:comment>
  <w:comment w:author="Вікторія Ісаюк" w:id="67" w:date="2026-04-06T14:09:08Z">
    <w:p w:rsidR="00000000" w:rsidDel="00000000" w:rsidP="00000000" w:rsidRDefault="00000000" w:rsidRPr="00000000" w14:paraId="000023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МОЗ хоче внести Зміни до Порядку проведення замісної підтримувальної терапії осіб з психічними та поведінковими розладами внаслідок вживання опіоїдів на 2027 рік. Ми поки не погодили</w:t>
      </w:r>
    </w:p>
  </w:comment>
  <w:comment w:author="Альбіна Волошина" w:id="9" w:date="2026-05-13T08:03:35Z">
    <w:p w:rsidR="00000000" w:rsidDel="00000000" w:rsidP="00000000" w:rsidRDefault="00000000" w:rsidRPr="00000000" w14:paraId="000023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якщо по 410, то виходить, що допоміжні - ведення медичної документації та внесення медичних записів до системи;</w:t>
      </w:r>
    </w:p>
  </w:comment>
  <w:comment w:author="Альбіна Волошина" w:id="24" w:date="2026-05-13T12:35:41Z">
    <w:p w:rsidR="00000000" w:rsidDel="00000000" w:rsidP="00000000" w:rsidRDefault="00000000" w:rsidRPr="00000000" w14:paraId="000023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чи базові?</w:t>
      </w:r>
    </w:p>
  </w:comment>
  <w:comment w:author="Olena Kovalova" w:id="52" w:date="2026-04-16T11:39:56Z">
    <w:p w:rsidR="00000000" w:rsidDel="00000000" w:rsidP="00000000" w:rsidRDefault="00000000" w:rsidRPr="00000000" w14:paraId="000023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інші лабораторні дослідження</w:t>
      </w:r>
    </w:p>
  </w:comment>
  <w:comment w:author="Альбіна Волошина" w:id="60" w:date="2026-05-18T12:43:53Z">
    <w:p w:rsidR="00000000" w:rsidDel="00000000" w:rsidP="00000000" w:rsidRDefault="00000000" w:rsidRPr="00000000" w14:paraId="000023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впевнена, бо це ж наче на надання медичної послуги не впливає, по 410 більше до базових відноситься, але можливо взагалі допоміжні</w:t>
      </w:r>
    </w:p>
  </w:comment>
  <w:comment w:author="Альбіна Волошина" w:id="64" w:date="2026-05-18T12:43:53Z">
    <w:p w:rsidR="00000000" w:rsidDel="00000000" w:rsidP="00000000" w:rsidRDefault="00000000" w:rsidRPr="00000000" w14:paraId="000023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впевнена, бо це ж наче на надання медичної послуги не впливає, по 410 більше до базових відноситься, але можливо взагалі допоміжні</w:t>
      </w:r>
    </w:p>
  </w:comment>
  <w:comment w:author="Вікторія Ісаюк" w:id="50" w:date="2026-01-13T08:25:08Z">
    <w:p w:rsidR="00000000" w:rsidDel="00000000" w:rsidP="00000000" w:rsidRDefault="00000000" w:rsidRPr="00000000" w14:paraId="000023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α-нафтилацетатестерази. Правильно</w:t>
      </w:r>
    </w:p>
  </w:comment>
  <w:comment w:author="Альбіна Волошина" w:id="11" w:date="2026-05-13T09:17:08Z">
    <w:p w:rsidR="00000000" w:rsidDel="00000000" w:rsidP="00000000" w:rsidRDefault="00000000" w:rsidRPr="00000000" w14:paraId="000023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впевнена</w:t>
      </w:r>
    </w:p>
  </w:comment>
  <w:comment w:author="Альбіна Волошина" w:id="28" w:date="2026-05-13T12:50:46Z">
    <w:p w:rsidR="00000000" w:rsidDel="00000000" w:rsidP="00000000" w:rsidRDefault="00000000" w:rsidRPr="00000000" w14:paraId="000023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чи базові?</w:t>
      </w:r>
    </w:p>
  </w:comment>
  <w:comment w:author="Альбіна Волошина" w:id="48" w:date="2026-05-14T12:56:18Z">
    <w:p w:rsidR="00000000" w:rsidDel="00000000" w:rsidP="00000000" w:rsidRDefault="00000000" w:rsidRPr="00000000" w14:paraId="000023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залишаємо?</w:t>
      </w:r>
    </w:p>
  </w:comment>
  <w:comment w:author="Альбіна Волошина" w:id="26" w:date="2026-05-13T12:44:40Z">
    <w:p w:rsidR="00000000" w:rsidDel="00000000" w:rsidP="00000000" w:rsidRDefault="00000000" w:rsidRPr="00000000" w14:paraId="000023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вказуємо?</w:t>
      </w:r>
    </w:p>
  </w:comment>
  <w:comment w:author="Альбіна Волошина" w:id="16" w:date="2026-02-03T10:15:59Z">
    <w:p w:rsidR="00000000" w:rsidDel="00000000" w:rsidP="00000000" w:rsidRDefault="00000000" w:rsidRPr="00000000" w14:paraId="000023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додати дорослого</w:t>
      </w:r>
    </w:p>
  </w:comment>
  <w:comment w:author="Альбіна Волошина" w:id="27" w:date="2026-05-13T12:50:07Z">
    <w:p w:rsidR="00000000" w:rsidDel="00000000" w:rsidP="00000000" w:rsidRDefault="00000000" w:rsidRPr="00000000" w14:paraId="000023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чи базові?</w:t>
      </w:r>
    </w:p>
  </w:comment>
  <w:comment w:author="Julia" w:id="66" w:date="2026-05-18T12:19:30Z">
    <w:p w:rsidR="00000000" w:rsidDel="00000000" w:rsidP="00000000" w:rsidRDefault="00000000" w:rsidRPr="00000000" w14:paraId="000023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окремої спеціальності для цього нема</w:t>
      </w:r>
    </w:p>
  </w:comment>
  <w:comment w:author="Альбіна Волошина" w:id="14" w:date="2026-05-13T09:39:41Z">
    <w:p w:rsidR="00000000" w:rsidDel="00000000" w:rsidP="00000000" w:rsidRDefault="00000000" w:rsidRPr="00000000" w14:paraId="000023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вказуємо?</w:t>
      </w:r>
    </w:p>
  </w:comment>
  <w:comment w:author="Альбіна Волошина" w:id="12" w:date="2026-05-13T09:18:19Z">
    <w:p w:rsidR="00000000" w:rsidDel="00000000" w:rsidP="00000000" w:rsidRDefault="00000000" w:rsidRPr="00000000" w14:paraId="000023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критеріями в 410 не визначено</w:t>
      </w:r>
    </w:p>
  </w:comment>
  <w:comment w:author="Альбіна Волошина" w:id="15" w:date="2026-05-13T09:18:19Z">
    <w:p w:rsidR="00000000" w:rsidDel="00000000" w:rsidP="00000000" w:rsidRDefault="00000000" w:rsidRPr="00000000" w14:paraId="000023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критеріями в 410 не визначено</w:t>
      </w:r>
    </w:p>
  </w:comment>
  <w:comment w:author="Альбіна Волошина" w:id="23" w:date="2026-05-13T09:18:19Z">
    <w:p w:rsidR="00000000" w:rsidDel="00000000" w:rsidP="00000000" w:rsidRDefault="00000000" w:rsidRPr="00000000" w14:paraId="000023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критеріями в 410 не визначено</w:t>
      </w:r>
    </w:p>
  </w:comment>
  <w:comment w:author="Альбіна Волошина" w:id="29" w:date="2026-05-13T09:18:19Z">
    <w:p w:rsidR="00000000" w:rsidDel="00000000" w:rsidP="00000000" w:rsidRDefault="00000000" w:rsidRPr="00000000" w14:paraId="000023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критеріями в 410 не визначено</w:t>
      </w:r>
    </w:p>
  </w:comment>
  <w:comment w:author="Альбіна Волошина" w:id="30" w:date="2026-05-13T09:18:19Z">
    <w:p w:rsidR="00000000" w:rsidDel="00000000" w:rsidP="00000000" w:rsidRDefault="00000000" w:rsidRPr="00000000" w14:paraId="000023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критеріями в 410 не визначено</w:t>
      </w:r>
    </w:p>
  </w:comment>
  <w:comment w:author="Альбіна Волошина" w:id="33" w:date="2026-05-13T09:18:19Z">
    <w:p w:rsidR="00000000" w:rsidDel="00000000" w:rsidP="00000000" w:rsidRDefault="00000000" w:rsidRPr="00000000" w14:paraId="000023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критеріями в 410 не визначено</w:t>
      </w:r>
    </w:p>
  </w:comment>
  <w:comment w:author="Альбіна Волошина" w:id="53" w:date="2026-05-13T09:18:19Z">
    <w:p w:rsidR="00000000" w:rsidDel="00000000" w:rsidP="00000000" w:rsidRDefault="00000000" w:rsidRPr="00000000" w14:paraId="000023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критеріями в 410 не визначено</w:t>
      </w:r>
    </w:p>
  </w:comment>
  <w:comment w:author="Альбіна Волошина" w:id="57" w:date="2026-05-13T09:18:19Z">
    <w:p w:rsidR="00000000" w:rsidDel="00000000" w:rsidP="00000000" w:rsidRDefault="00000000" w:rsidRPr="00000000" w14:paraId="000023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критеріями в 410 не визначено</w:t>
      </w:r>
    </w:p>
  </w:comment>
  <w:comment w:author="Альбіна Волошина" w:id="59" w:date="2026-05-13T09:18:19Z">
    <w:p w:rsidR="00000000" w:rsidDel="00000000" w:rsidP="00000000" w:rsidRDefault="00000000" w:rsidRPr="00000000" w14:paraId="000023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критеріями в 410 не визначено</w:t>
      </w:r>
    </w:p>
  </w:comment>
  <w:comment w:author="Альбіна Волошина" w:id="61" w:date="2026-05-13T09:18:19Z">
    <w:p w:rsidR="00000000" w:rsidDel="00000000" w:rsidP="00000000" w:rsidRDefault="00000000" w:rsidRPr="00000000" w14:paraId="000023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критеріями в 410 не визначено</w:t>
      </w:r>
    </w:p>
  </w:comment>
  <w:comment w:author="Альбіна Волошина" w:id="68" w:date="2026-05-13T09:18:19Z">
    <w:p w:rsidR="00000000" w:rsidDel="00000000" w:rsidP="00000000" w:rsidRDefault="00000000" w:rsidRPr="00000000" w14:paraId="000023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критеріями в 410 не визначено</w:t>
      </w:r>
    </w:p>
  </w:comment>
  <w:comment w:author="Альбіна Волошина" w:id="77" w:date="2026-05-13T09:18:19Z">
    <w:p w:rsidR="00000000" w:rsidDel="00000000" w:rsidP="00000000" w:rsidRDefault="00000000" w:rsidRPr="00000000" w14:paraId="000023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критеріями в 410 не визначено</w:t>
      </w:r>
    </w:p>
  </w:comment>
  <w:comment w:author="Альбіна Волошина" w:id="82" w:date="2026-05-13T09:18:19Z">
    <w:p w:rsidR="00000000" w:rsidDel="00000000" w:rsidP="00000000" w:rsidRDefault="00000000" w:rsidRPr="00000000" w14:paraId="000023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критеріями в 410 не визначено</w:t>
      </w:r>
    </w:p>
  </w:comment>
  <w:comment w:author="Альбіна Волошина" w:id="83" w:date="2026-05-13T09:18:19Z">
    <w:p w:rsidR="00000000" w:rsidDel="00000000" w:rsidP="00000000" w:rsidRDefault="00000000" w:rsidRPr="00000000" w14:paraId="000023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критеріями в 410 не визначено</w:t>
      </w:r>
    </w:p>
  </w:comment>
  <w:comment w:author="Альбіна Волошина" w:id="84" w:date="2026-05-13T09:18:19Z">
    <w:p w:rsidR="00000000" w:rsidDel="00000000" w:rsidP="00000000" w:rsidRDefault="00000000" w:rsidRPr="00000000" w14:paraId="000023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критеріями в 410 не визначено</w:t>
      </w:r>
    </w:p>
  </w:comment>
  <w:comment w:author="Альбіна Волошина" w:id="76" w:date="2026-05-13T09:22:58Z">
    <w:p w:rsidR="00000000" w:rsidDel="00000000" w:rsidP="00000000" w:rsidRDefault="00000000" w:rsidRPr="00000000" w14:paraId="000023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дубль з 21</w:t>
      </w:r>
    </w:p>
  </w:comment>
  <w:comment w:author="Альбіна Волошина" w:id="40" w:date="2026-05-13T14:44:39Z">
    <w:p w:rsidR="00000000" w:rsidDel="00000000" w:rsidP="00000000" w:rsidRDefault="00000000" w:rsidRPr="00000000" w14:paraId="000024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залишаємо на 2027 рік?</w:t>
      </w:r>
    </w:p>
  </w:comment>
  <w:comment w:author="Альбіна Волошина" w:id="55" w:date="2026-05-14T13:28:46Z">
    <w:p w:rsidR="00000000" w:rsidDel="00000000" w:rsidP="00000000" w:rsidRDefault="00000000" w:rsidRPr="00000000" w14:paraId="000024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чи базові?</w:t>
      </w:r>
    </w:p>
  </w:comment>
  <w:comment w:author="Альбіна Волошина" w:id="41" w:date="2026-05-14T12:45:46Z">
    <w:p w:rsidR="00000000" w:rsidDel="00000000" w:rsidP="00000000" w:rsidRDefault="00000000" w:rsidRPr="00000000" w14:paraId="000024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тут же всі підпункти мають бути критичними, вірно?</w:t>
      </w:r>
    </w:p>
  </w:comment>
  <w:comment w:author="Альбіна Волошина" w:id="42" w:date="2026-05-14T12:45:46Z">
    <w:p w:rsidR="00000000" w:rsidDel="00000000" w:rsidP="00000000" w:rsidRDefault="00000000" w:rsidRPr="00000000" w14:paraId="000024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тут же всі підпункти мають бути критичними, вірно?</w:t>
      </w:r>
    </w:p>
  </w:comment>
  <w:comment w:author="Альбіна Волошина" w:id="47" w:date="2026-05-14T12:56:01Z">
    <w:p w:rsidR="00000000" w:rsidDel="00000000" w:rsidP="00000000" w:rsidRDefault="00000000" w:rsidRPr="00000000" w14:paraId="000024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залишаємо?</w:t>
      </w:r>
    </w:p>
  </w:comment>
  <w:comment w:author="Альбіна Волошина" w:id="45" w:date="2026-05-14T12:55:43Z">
    <w:p w:rsidR="00000000" w:rsidDel="00000000" w:rsidP="00000000" w:rsidRDefault="00000000" w:rsidRPr="00000000" w14:paraId="000024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залишаємо?</w:t>
      </w:r>
    </w:p>
  </w:comment>
  <w:comment w:author="Olena Kovalova" w:id="39" w:date="2025-12-11T07:49:44Z">
    <w:p w:rsidR="00000000" w:rsidDel="00000000" w:rsidP="00000000" w:rsidRDefault="00000000" w:rsidRPr="00000000" w14:paraId="000024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прописати для згальних окремо</w:t>
      </w:r>
    </w:p>
  </w:comment>
  <w:comment w:author="Альбіна Волошина" w:id="44" w:date="2026-05-14T12:55:33Z">
    <w:p w:rsidR="00000000" w:rsidDel="00000000" w:rsidP="00000000" w:rsidRDefault="00000000" w:rsidRPr="00000000" w14:paraId="000024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залишаємо?</w:t>
      </w:r>
    </w:p>
  </w:comment>
  <w:comment w:author="Альбіна Волошина" w:id="49" w:date="2026-05-14T12:56:57Z">
    <w:p w:rsidR="00000000" w:rsidDel="00000000" w:rsidP="00000000" w:rsidRDefault="00000000" w:rsidRPr="00000000" w14:paraId="000024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залишаємо?</w:t>
      </w:r>
    </w:p>
  </w:comment>
  <w:comment w:author="Альбіна Волошина" w:id="56" w:date="2026-05-14T13:58:47Z">
    <w:p w:rsidR="00000000" w:rsidDel="00000000" w:rsidP="00000000" w:rsidRDefault="00000000" w:rsidRPr="00000000" w14:paraId="000024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comment>
  <w:comment w:author="Альбіна Волошина" w:id="75" w:date="2026-02-05T11:45:40Z">
    <w:p w:rsidR="00000000" w:rsidDel="00000000" w:rsidP="00000000" w:rsidRDefault="00000000" w:rsidRPr="00000000" w14:paraId="000024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повтор з пунктом 24</w:t>
      </w:r>
    </w:p>
  </w:comment>
  <w:comment w:author="Альбіна Волошина" w:id="54" w:date="2026-05-14T13:27:30Z">
    <w:p w:rsidR="00000000" w:rsidDel="00000000" w:rsidP="00000000" w:rsidRDefault="00000000" w:rsidRPr="00000000" w14:paraId="000024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чи критичні?</w:t>
      </w:r>
    </w:p>
  </w:comment>
  <w:comment w:author="Альбіна Волошина" w:id="62" w:date="2026-05-18T13:03:58Z">
    <w:p w:rsidR="00000000" w:rsidDel="00000000" w:rsidP="00000000" w:rsidRDefault="00000000" w:rsidRPr="00000000" w14:paraId="000024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впевнена</w:t>
      </w:r>
    </w:p>
  </w:comment>
  <w:comment w:author="Альбіна Волошина" w:id="63" w:date="2026-05-18T13:11:33Z">
    <w:p w:rsidR="00000000" w:rsidDel="00000000" w:rsidP="00000000" w:rsidRDefault="00000000" w:rsidRPr="00000000" w14:paraId="000024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впевнена</w:t>
      </w:r>
    </w:p>
  </w:comment>
  <w:comment w:author="Olena Kovalova" w:id="65" w:date="2026-05-18T07:12:26Z">
    <w:p w:rsidR="00000000" w:rsidDel="00000000" w:rsidP="00000000" w:rsidRDefault="00000000" w:rsidRPr="00000000" w14:paraId="000024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 наказі про тбц -Систематичний скринінг на ТБ серед ЛЖВ проводить лікуючий лікар,</w:t>
      </w:r>
    </w:p>
    <w:p w:rsidR="00000000" w:rsidDel="00000000" w:rsidP="00000000" w:rsidRDefault="00000000" w:rsidRPr="00000000" w14:paraId="000024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який веде випадок ВІЛ-інфекції. Серед дітей віком до 10 років використовується алгоритм симптоматичного скринінгу. Скринінгове анкетування стосовно чинників ризику та симптомів, що</w:t>
      </w:r>
    </w:p>
    <w:p w:rsidR="00000000" w:rsidDel="00000000" w:rsidP="00000000" w:rsidRDefault="00000000" w:rsidRPr="00000000" w14:paraId="000024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свідчать про ТБ (додаток 8 до Стандартів) серед ЛЖВ проводяться під час</w:t>
      </w:r>
    </w:p>
    <w:p w:rsidR="00000000" w:rsidDel="00000000" w:rsidP="00000000" w:rsidRDefault="00000000" w:rsidRPr="00000000" w14:paraId="000024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кожного контакту з медичним працівником незалежно від причини звернення за</w:t>
      </w:r>
    </w:p>
    <w:p w:rsidR="00000000" w:rsidDel="00000000" w:rsidP="00000000" w:rsidRDefault="00000000" w:rsidRPr="00000000" w14:paraId="000024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медичною допомогою</w:t>
      </w:r>
    </w:p>
  </w:comment>
  <w:comment w:author="Julia" w:id="17" w:date="2026-05-18T08:21:08Z">
    <w:p w:rsidR="00000000" w:rsidDel="00000000" w:rsidP="00000000" w:rsidRDefault="00000000" w:rsidRPr="00000000" w14:paraId="000024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 2025 спеціалізація щодо терапевта мовлення та мови (тимчасово були логопеди) https://moz.gov.ua/uk/startuye-intensivna-programa-specializaciyi-terapiya-movi-ta-movlennya</w:t>
      </w:r>
    </w:p>
  </w:comment>
  <w:comment w:author="Альбіна Волошина" w:id="32" w:date="2026-05-13T13:30:58Z">
    <w:p w:rsidR="00000000" w:rsidDel="00000000" w:rsidP="00000000" w:rsidRDefault="00000000" w:rsidRPr="00000000" w14:paraId="000024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вказуємо?</w:t>
      </w:r>
    </w:p>
  </w:comment>
  <w:comment w:author="Julia" w:id="6" w:date="2026-05-13T13:56:15Z">
    <w:p w:rsidR="00000000" w:rsidDel="00000000" w:rsidP="00000000" w:rsidRDefault="00000000" w:rsidRPr="00000000" w14:paraId="000024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ось тут уточнюємо, тому не змінюю</w:t>
      </w:r>
    </w:p>
  </w:comment>
  <w:comment w:author="Olena Kovalova" w:id="38" w:date="2025-12-04T07:58:54Z">
    <w:p w:rsidR="00000000" w:rsidDel="00000000" w:rsidP="00000000" w:rsidRDefault="00000000" w:rsidRPr="00000000" w14:paraId="000024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Можливо не потрібно цього?</w:t>
      </w:r>
    </w:p>
  </w:comment>
  <w:comment w:author="Julia" w:id="0" w:date="2026-05-13T13:55:46Z">
    <w:p w:rsidR="00000000" w:rsidDel="00000000" w:rsidP="00000000" w:rsidRDefault="00000000" w:rsidRPr="00000000" w14:paraId="000024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такої посади нема, але в цьому документів ми уточнюнємо (нижче) які це саме лікарі, тому доцільності зміни нема</w:t>
      </w:r>
    </w:p>
  </w:comment>
  <w:comment w:author="Julia" w:id="81" w:date="2026-05-18T14:32:47Z">
    <w:p w:rsidR="00000000" w:rsidDel="00000000" w:rsidP="00000000" w:rsidRDefault="00000000" w:rsidRPr="00000000" w14:paraId="000024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такої спеціалізації не знайшла, можливо: лікар-лаборант-генетик:</w:t>
      </w:r>
    </w:p>
  </w:comment>
  <w:comment w:author="Julia" w:id="78" w:date="2026-05-18T13:25:57Z">
    <w:p w:rsidR="00000000" w:rsidDel="00000000" w:rsidP="00000000" w:rsidRDefault="00000000" w:rsidRPr="00000000" w14:paraId="000024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Довіднику нема даної виокремленої спеціальності</w:t>
      </w:r>
    </w:p>
  </w:comment>
  <w:comment w:author="Альбіна Волошина" w:id="34" w:date="2026-05-13T14:24:49Z">
    <w:p w:rsidR="00000000" w:rsidDel="00000000" w:rsidP="00000000" w:rsidRDefault="00000000" w:rsidRPr="00000000" w14:paraId="000024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чи базові?</w:t>
      </w:r>
    </w:p>
  </w:comment>
  <w:comment w:author="Альбіна Волошина" w:id="35" w:date="2026-05-13T14:24:49Z">
    <w:p w:rsidR="00000000" w:rsidDel="00000000" w:rsidP="00000000" w:rsidRDefault="00000000" w:rsidRPr="00000000" w14:paraId="000024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чи базові?</w:t>
      </w:r>
    </w:p>
  </w:comment>
  <w:comment w:author="Альбіна Волошина" w:id="73" w:date="2026-05-18T14:27:30Z">
    <w:p w:rsidR="00000000" w:rsidDel="00000000" w:rsidP="00000000" w:rsidRDefault="00000000" w:rsidRPr="00000000" w14:paraId="000024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чи базові</w:t>
      </w:r>
    </w:p>
  </w:comment>
  <w:comment w:author="Альбіна Волошина" w:id="74" w:date="2026-05-18T14:27:30Z">
    <w:p w:rsidR="00000000" w:rsidDel="00000000" w:rsidP="00000000" w:rsidRDefault="00000000" w:rsidRPr="00000000" w14:paraId="000024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чи базові</w:t>
      </w:r>
    </w:p>
  </w:comment>
  <w:comment w:author="Альбіна Волошина" w:id="79" w:date="2025-12-03T11:07:33Z">
    <w:p w:rsidR="00000000" w:rsidDel="00000000" w:rsidP="00000000" w:rsidRDefault="00000000" w:rsidRPr="00000000" w14:paraId="000024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портативний дефібрилятор з функцією синхронізації, зокрема, з</w:t>
      </w:r>
    </w:p>
    <w:p w:rsidR="00000000" w:rsidDel="00000000" w:rsidP="00000000" w:rsidRDefault="00000000" w:rsidRPr="00000000" w14:paraId="000024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електродами для дефібриляції дітей усіх вікових груп у випадку надання</w:t>
      </w:r>
    </w:p>
    <w:p w:rsidR="00000000" w:rsidDel="00000000" w:rsidP="00000000" w:rsidRDefault="00000000" w:rsidRPr="00000000" w14:paraId="000024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допомоги дітям</w:t>
      </w:r>
    </w:p>
  </w:comment>
  <w:comment w:author="Альбіна Волошина" w:id="7" w:date="2026-05-12T14:42:37Z">
    <w:p w:rsidR="00000000" w:rsidDel="00000000" w:rsidP="00000000" w:rsidRDefault="00000000" w:rsidRPr="00000000" w14:paraId="000024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чи індикатори не відносимо?</w:t>
      </w:r>
    </w:p>
  </w:comment>
  <w:comment w:author="Альбіна Волошина" w:id="5" w:date="2026-05-12T14:37:28Z">
    <w:p w:rsidR="00000000" w:rsidDel="00000000" w:rsidP="00000000" w:rsidRDefault="00000000" w:rsidRPr="00000000" w14:paraId="000024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впевнена</w:t>
      </w:r>
    </w:p>
  </w:comment>
  <w:comment w:author="Альбіна Волошина" w:id="72" w:date="2026-05-18T14:24:09Z">
    <w:p w:rsidR="00000000" w:rsidDel="00000000" w:rsidP="00000000" w:rsidRDefault="00000000" w:rsidRPr="00000000" w14:paraId="000024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чи допоміжні</w:t>
      </w:r>
    </w:p>
  </w:comment>
  <w:comment w:author="Альбіна Волошина" w:id="37" w:date="2026-05-13T14:34:17Z">
    <w:p w:rsidR="00000000" w:rsidDel="00000000" w:rsidP="00000000" w:rsidRDefault="00000000" w:rsidRPr="00000000" w14:paraId="000024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вказуємо тут?</w:t>
      </w:r>
    </w:p>
  </w:comment>
  <w:comment w:author="Альбіна Волошина" w:id="70" w:date="2026-05-18T14:15:47Z">
    <w:p w:rsidR="00000000" w:rsidDel="00000000" w:rsidP="00000000" w:rsidRDefault="00000000" w:rsidRPr="00000000" w14:paraId="000024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впевнена</w:t>
      </w:r>
    </w:p>
  </w:comment>
  <w:comment w:author="Альбіна Волошина" w:id="4" w:date="2026-05-12T14:16:06Z">
    <w:p w:rsidR="00000000" w:rsidDel="00000000" w:rsidP="00000000" w:rsidRDefault="00000000" w:rsidRPr="00000000" w14:paraId="000024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впевнена</w:t>
      </w:r>
    </w:p>
  </w:comment>
  <w:comment w:author="Альбіна Волошина" w:id="1" w:date="2026-05-12T14:07:51Z">
    <w:p w:rsidR="00000000" w:rsidDel="00000000" w:rsidP="00000000" w:rsidRDefault="00000000" w:rsidRPr="00000000" w14:paraId="000024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впевнена</w:t>
      </w:r>
    </w:p>
  </w:comment>
  <w:comment w:author="Альбіна Волошина" w:id="3" w:date="2026-05-12T14:12:45Z">
    <w:p w:rsidR="00000000" w:rsidDel="00000000" w:rsidP="00000000" w:rsidRDefault="00000000" w:rsidRPr="00000000" w14:paraId="000024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чи базові?</w:t>
      </w:r>
    </w:p>
  </w:comment>
  <w:comment w:author="Альбіна Волошина" w:id="80" w:date="2025-12-19T14:39:15Z">
    <w:p w:rsidR="00000000" w:rsidDel="00000000" w:rsidP="00000000" w:rsidRDefault="00000000" w:rsidRPr="00000000" w14:paraId="000024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зміни відправлені в МОЗ</w:t>
      </w:r>
    </w:p>
  </w:comment>
  <w:comment w:author="Альбіна Волошина" w:id="31" w:date="2026-05-13T13:25:11Z">
    <w:p w:rsidR="00000000" w:rsidDel="00000000" w:rsidP="00000000" w:rsidRDefault="00000000" w:rsidRPr="00000000" w14:paraId="000024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дубль з пунктом 28</w:t>
      </w:r>
    </w:p>
  </w:comment>
  <w:comment w:author="Альбіна Волошина" w:id="2" w:date="2026-05-12T14:11:31Z">
    <w:p w:rsidR="00000000" w:rsidDel="00000000" w:rsidP="00000000" w:rsidRDefault="00000000" w:rsidRPr="00000000" w14:paraId="000024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чи все ж таки базові?</w:t>
      </w:r>
    </w:p>
  </w:comment>
  <w:comment w:author="Альбіна Волошина" w:id="10" w:date="2026-05-13T08:07:59Z">
    <w:p w:rsidR="00000000" w:rsidDel="00000000" w:rsidP="00000000" w:rsidRDefault="00000000" w:rsidRPr="00000000" w14:paraId="000024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чи критичні?</w:t>
      </w:r>
    </w:p>
  </w:comment>
  <w:comment w:author="Julia" w:id="25" w:date="2026-05-15T13:21:57Z">
    <w:p w:rsidR="00000000" w:rsidDel="00000000" w:rsidP="00000000" w:rsidRDefault="00000000" w:rsidRPr="00000000" w14:paraId="000024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Довіднику лише Психолога нема</w:t>
      </w:r>
    </w:p>
  </w:comment>
  <w:comment w:author="Julia" w:id="18" w:date="2026-05-15T13:03:19Z">
    <w:p w:rsidR="00000000" w:rsidDel="00000000" w:rsidP="00000000" w:rsidRDefault="00000000" w:rsidRPr="00000000" w14:paraId="000024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довіднику окремо ПСИХОЛОГ нема</w:t>
      </w:r>
    </w:p>
  </w:comment>
  <w:comment w:author="Альбіна Волошина" w:id="69" w:date="2026-05-18T13:37:42Z">
    <w:p w:rsidR="00000000" w:rsidDel="00000000" w:rsidP="00000000" w:rsidRDefault="00000000" w:rsidRPr="00000000" w14:paraId="000024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впевнена</w:t>
      </w:r>
    </w:p>
  </w:comment>
  <w:comment w:author="Julia" w:id="43" w:date="2026-05-18T09:57:21Z">
    <w:p w:rsidR="00000000" w:rsidDel="00000000" w:rsidP="00000000" w:rsidRDefault="00000000" w:rsidRPr="00000000" w14:paraId="000024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Довіднику випуску 78 - нема 2 спеціальностей, ПРОТЕ є у наказі МОЗ № 1065 Деякі питання підготовки та професійної діяльності за професіям у сфері охорони здоров'я https://zakon.rada.gov.ua/laws/show/z1109-25#Text</w:t>
      </w:r>
    </w:p>
  </w:comment>
  <w:comment w:author="Julia" w:id="21" w:date="2026-05-15T13:09:49Z">
    <w:p w:rsidR="00000000" w:rsidDel="00000000" w:rsidP="00000000" w:rsidRDefault="00000000" w:rsidRPr="00000000" w14:paraId="000024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нема у Довіднику такої спеціальності</w:t>
      </w:r>
    </w:p>
  </w:comment>
  <w:comment w:author="Julia" w:id="19" w:date="2026-05-15T13:19:06Z">
    <w:p w:rsidR="00000000" w:rsidDel="00000000" w:rsidP="00000000" w:rsidRDefault="00000000" w:rsidRPr="00000000" w14:paraId="000024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 Довіднику професій лікарів такої спеціальності нема, проте на сайті національно агенства кваліфікацій є "вчитель-логопед, логопед"</w:t>
      </w:r>
    </w:p>
  </w:comment>
  <w:comment w:author="Julia" w:id="36" w:date="2026-05-18T09:36:13Z">
    <w:p w:rsidR="00000000" w:rsidDel="00000000" w:rsidP="00000000" w:rsidRDefault="00000000" w:rsidRPr="00000000" w14:paraId="000024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Довіднику випуск 78  немає такої спеціальності</w:t>
      </w:r>
    </w:p>
  </w:comment>
  <w:comment w:author="Julia" w:id="46" w:date="2026-05-18T10:00:16Z">
    <w:p w:rsidR="00000000" w:rsidDel="00000000" w:rsidP="00000000" w:rsidRDefault="00000000" w:rsidRPr="00000000" w14:paraId="000024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або прибрати тут, або додати (медицина) і у позиціях вище</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23DA" w15:done="0"/>
  <w15:commentEx w15:paraId="000023DB" w15:done="0"/>
  <w15:commentEx w15:paraId="000023DC" w15:done="0"/>
  <w15:commentEx w15:paraId="000023DD" w15:done="0"/>
  <w15:commentEx w15:paraId="000023DE" w15:done="0"/>
  <w15:commentEx w15:paraId="000023DF" w15:done="0"/>
  <w15:commentEx w15:paraId="000023E0" w15:done="0"/>
  <w15:commentEx w15:paraId="000023E1" w15:done="0"/>
  <w15:commentEx w15:paraId="000023E2" w15:done="0"/>
  <w15:commentEx w15:paraId="000023E3" w15:done="0"/>
  <w15:commentEx w15:paraId="000023E4" w15:done="0"/>
  <w15:commentEx w15:paraId="000023E5" w15:done="0"/>
  <w15:commentEx w15:paraId="000023E6" w15:done="0"/>
  <w15:commentEx w15:paraId="000023E7" w15:done="0"/>
  <w15:commentEx w15:paraId="000023E8" w15:done="0"/>
  <w15:commentEx w15:paraId="000023E9" w15:done="0"/>
  <w15:commentEx w15:paraId="000023EA" w15:done="0"/>
  <w15:commentEx w15:paraId="000023EB" w15:done="0"/>
  <w15:commentEx w15:paraId="000023EC" w15:done="0"/>
  <w15:commentEx w15:paraId="000023ED" w15:done="0"/>
  <w15:commentEx w15:paraId="000023EE" w15:done="0"/>
  <w15:commentEx w15:paraId="000023EF" w15:done="0"/>
  <w15:commentEx w15:paraId="000023F0" w15:done="0"/>
  <w15:commentEx w15:paraId="000023F1" w15:done="0"/>
  <w15:commentEx w15:paraId="000023F2" w15:done="0"/>
  <w15:commentEx w15:paraId="000023F3" w15:done="0"/>
  <w15:commentEx w15:paraId="000023F4" w15:done="0"/>
  <w15:commentEx w15:paraId="000023F5" w15:done="0"/>
  <w15:commentEx w15:paraId="000023F6" w15:done="0"/>
  <w15:commentEx w15:paraId="000023F7" w15:done="0"/>
  <w15:commentEx w15:paraId="000023F8" w15:done="0"/>
  <w15:commentEx w15:paraId="000023F9" w15:done="0"/>
  <w15:commentEx w15:paraId="000023FA" w15:done="0"/>
  <w15:commentEx w15:paraId="000023FB" w15:done="0"/>
  <w15:commentEx w15:paraId="000023FC" w15:done="0"/>
  <w15:commentEx w15:paraId="000023FD" w15:done="0"/>
  <w15:commentEx w15:paraId="000023FE" w15:done="0"/>
  <w15:commentEx w15:paraId="000023FF" w15:done="0"/>
  <w15:commentEx w15:paraId="00002400" w15:done="0"/>
  <w15:commentEx w15:paraId="00002401" w15:done="0"/>
  <w15:commentEx w15:paraId="00002402" w15:done="0"/>
  <w15:commentEx w15:paraId="00002403" w15:done="0"/>
  <w15:commentEx w15:paraId="00002404" w15:done="0"/>
  <w15:commentEx w15:paraId="00002405" w15:done="0"/>
  <w15:commentEx w15:paraId="00002406" w15:done="0"/>
  <w15:commentEx w15:paraId="00002407" w15:done="0"/>
  <w15:commentEx w15:paraId="00002408" w15:done="0"/>
  <w15:commentEx w15:paraId="00002409" w15:done="0"/>
  <w15:commentEx w15:paraId="0000240A" w15:done="0"/>
  <w15:commentEx w15:paraId="0000240B" w15:done="0"/>
  <w15:commentEx w15:paraId="0000240C" w15:done="0"/>
  <w15:commentEx w15:paraId="0000240D" w15:done="0"/>
  <w15:commentEx w15:paraId="00002412" w15:done="0"/>
  <w15:commentEx w15:paraId="00002413" w15:done="0"/>
  <w15:commentEx w15:paraId="00002414" w15:done="0"/>
  <w15:commentEx w15:paraId="00002415" w15:done="0"/>
  <w15:commentEx w15:paraId="00002416" w15:done="0"/>
  <w15:commentEx w15:paraId="00002417" w15:done="0"/>
  <w15:commentEx w15:paraId="00002418" w15:done="0"/>
  <w15:commentEx w15:paraId="00002419" w15:done="0"/>
  <w15:commentEx w15:paraId="0000241A" w15:done="0"/>
  <w15:commentEx w15:paraId="0000241B" w15:done="0"/>
  <w15:commentEx w15:paraId="0000241C" w15:done="0"/>
  <w15:commentEx w15:paraId="0000241D" w15:done="0"/>
  <w15:commentEx w15:paraId="00002420" w15:done="0"/>
  <w15:commentEx w15:paraId="00002421" w15:done="0"/>
  <w15:commentEx w15:paraId="00002422" w15:done="0"/>
  <w15:commentEx w15:paraId="00002423" w15:done="0"/>
  <w15:commentEx w15:paraId="00002424" w15:done="0"/>
  <w15:commentEx w15:paraId="00002425" w15:done="0"/>
  <w15:commentEx w15:paraId="00002426" w15:done="0"/>
  <w15:commentEx w15:paraId="00002427" w15:done="0"/>
  <w15:commentEx w15:paraId="00002428" w15:done="0"/>
  <w15:commentEx w15:paraId="00002429" w15:done="0"/>
  <w15:commentEx w15:paraId="0000242A" w15:done="0"/>
  <w15:commentEx w15:paraId="0000242B" w15:done="0"/>
  <w15:commentEx w15:paraId="0000242C" w15:done="0"/>
  <w15:commentEx w15:paraId="0000242D" w15:done="0"/>
  <w15:commentEx w15:paraId="0000242E" w15:done="0"/>
  <w15:commentEx w15:paraId="0000242F" w15:done="0"/>
  <w15:commentEx w15:paraId="00002430" w15:done="0"/>
  <w15:commentEx w15:paraId="00002431" w15:done="0"/>
  <w15:commentEx w15:paraId="00002432" w15:done="0"/>
  <w15:commentEx w15:paraId="00002433" w15:done="0"/>
  <w15:commentEx w15:paraId="00002434"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Arial"/>
  <w:font w:name="Gungsuh"/>
  <w:font w:name="Microsoft Yahei"/>
  <w:font w:name="Courier New"/>
  <w:font w:name="Roboto"/>
  <w:font w:name="Times"/>
  <w:font w:name="Noto Sans Symbol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0">
    <w:lvl w:ilvl="0">
      <w:start w:val="1"/>
      <w:numFmt w:val="decimal"/>
      <w:lvlText w:val="%1."/>
      <w:lvlJc w:val="left"/>
      <w:pPr>
        <w:ind w:left="780" w:hanging="360"/>
      </w:pPr>
      <w:rPr/>
    </w:lvl>
    <w:lvl w:ilvl="1">
      <w:start w:val="1"/>
      <w:numFmt w:val="lowerLetter"/>
      <w:lvlText w:val="%2."/>
      <w:lvlJc w:val="left"/>
      <w:pPr>
        <w:ind w:left="1500" w:hanging="360"/>
      </w:pPr>
      <w:rPr/>
    </w:lvl>
    <w:lvl w:ilvl="2">
      <w:start w:val="1"/>
      <w:numFmt w:val="lowerRoman"/>
      <w:lvlText w:val="%3."/>
      <w:lvlJc w:val="right"/>
      <w:pPr>
        <w:ind w:left="2220" w:hanging="180"/>
      </w:pPr>
      <w:rPr/>
    </w:lvl>
    <w:lvl w:ilvl="3">
      <w:start w:val="1"/>
      <w:numFmt w:val="decimal"/>
      <w:lvlText w:val="%4."/>
      <w:lvlJc w:val="left"/>
      <w:pPr>
        <w:ind w:left="2940" w:hanging="360"/>
      </w:pPr>
      <w:rPr/>
    </w:lvl>
    <w:lvl w:ilvl="4">
      <w:start w:val="1"/>
      <w:numFmt w:val="lowerLetter"/>
      <w:lvlText w:val="%5."/>
      <w:lvlJc w:val="left"/>
      <w:pPr>
        <w:ind w:left="3660" w:hanging="360"/>
      </w:pPr>
      <w:rPr/>
    </w:lvl>
    <w:lvl w:ilvl="5">
      <w:start w:val="1"/>
      <w:numFmt w:val="lowerRoman"/>
      <w:lvlText w:val="%6."/>
      <w:lvlJc w:val="right"/>
      <w:pPr>
        <w:ind w:left="4380" w:hanging="180"/>
      </w:pPr>
      <w:rPr/>
    </w:lvl>
    <w:lvl w:ilvl="6">
      <w:start w:val="1"/>
      <w:numFmt w:val="decimal"/>
      <w:lvlText w:val="%7."/>
      <w:lvlJc w:val="left"/>
      <w:pPr>
        <w:ind w:left="5100" w:hanging="360"/>
      </w:pPr>
      <w:rPr/>
    </w:lvl>
    <w:lvl w:ilvl="7">
      <w:start w:val="1"/>
      <w:numFmt w:val="lowerLetter"/>
      <w:lvlText w:val="%8."/>
      <w:lvlJc w:val="left"/>
      <w:pPr>
        <w:ind w:left="5820" w:hanging="360"/>
      </w:pPr>
      <w:rPr/>
    </w:lvl>
    <w:lvl w:ilvl="8">
      <w:start w:val="1"/>
      <w:numFmt w:val="lowerRoman"/>
      <w:lvlText w:val="%9."/>
      <w:lvlJc w:val="right"/>
      <w:pPr>
        <w:ind w:left="6540" w:hanging="180"/>
      </w:pPr>
      <w:rPr/>
    </w:lvl>
  </w:abstractNum>
  <w:abstractNum w:abstractNumId="11">
    <w:lvl w:ilvl="0">
      <w:start w:val="1"/>
      <w:numFmt w:val="decimal"/>
      <w:lvlText w:val="%1."/>
      <w:lvlJc w:val="left"/>
      <w:pPr>
        <w:ind w:left="720" w:hanging="360"/>
      </w:pPr>
      <w:rPr>
        <w:u w:val="none"/>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3">
    <w:lvl w:ilvl="0">
      <w:start w:val="4"/>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4">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5">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7">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9">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0">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2">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3">
    <w:lvl w:ilvl="0">
      <w:start w:val="9"/>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5">
    <w:lvl w:ilvl="0">
      <w:start w:val="1"/>
      <w:numFmt w:val="decimal"/>
      <w:lvlText w:val="%1."/>
      <w:lvlJc w:val="left"/>
      <w:pPr>
        <w:ind w:left="720" w:hanging="360"/>
      </w:pPr>
      <w:rPr>
        <w:b w:val="0"/>
        <w:bCs w:val="0"/>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6">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7">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upperLetter"/>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8">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29">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
    <w:lvl w:ilvl="0">
      <w:start w:val="1"/>
      <w:numFmt w:val="lowerLetter"/>
      <w:lvlText w:val="%1."/>
      <w:lvlJc w:val="left"/>
      <w:pPr>
        <w:ind w:left="720" w:hanging="360"/>
      </w:pPr>
      <w:rPr>
        <w:rFonts w:ascii="Times New Roman" w:cs="Times New Roman" w:eastAsia="Times New Roman" w:hAnsi="Times New Roman"/>
        <w:b w:val="0"/>
        <w:bCs w:val="0"/>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3">
    <w:lvl w:ilvl="0">
      <w:start w:val="2"/>
      <w:numFmt w:val="decimal"/>
      <w:lvlText w:val="%1."/>
      <w:lvlJc w:val="left"/>
      <w:pPr>
        <w:ind w:left="720" w:hanging="360"/>
      </w:pPr>
      <w:rPr/>
    </w:lvl>
    <w:lvl w:ilvl="1">
      <w:start w:val="1"/>
      <w:numFmt w:val="lowerLetter"/>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rFonts w:ascii="Times New Roman" w:cs="Times New Roman" w:eastAsia="Times New Roman" w:hAnsi="Times New Roman"/>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4">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6">
    <w:lvl w:ilvl="0">
      <w:start w:val="1"/>
      <w:numFmt w:val="decimal"/>
      <w:lvlText w:val="%1."/>
      <w:lvlJc w:val="left"/>
      <w:pPr>
        <w:ind w:left="720" w:hanging="360"/>
      </w:pPr>
      <w:rPr>
        <w:b w:val="0"/>
        <w:bCs w:val="0"/>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7">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38">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9">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40">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4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2">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3">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44">
    <w:lvl w:ilvl="0">
      <w:start w:val="1"/>
      <w:numFmt w:val="decimal"/>
      <w:lvlText w:val="%1."/>
      <w:lvlJc w:val="left"/>
      <w:pPr>
        <w:ind w:left="720" w:hanging="360"/>
      </w:pPr>
      <w:rPr>
        <w:rFonts w:ascii="Times New Roman" w:cs="Times New Roman" w:eastAsia="Times New Roman" w:hAnsi="Times New Roman"/>
      </w:rPr>
    </w:lvl>
    <w:lvl w:ilvl="1">
      <w:start w:val="1"/>
      <w:numFmt w:val="decimal"/>
      <w:lvlText w:val="%2."/>
      <w:lvlJc w:val="left"/>
      <w:pPr>
        <w:ind w:left="1440" w:hanging="360"/>
      </w:pPr>
      <w:rPr>
        <w:rFonts w:ascii="Times New Roman" w:cs="Times New Roman" w:eastAsia="Times New Roman" w:hAnsi="Times New Roman"/>
      </w:rPr>
    </w:lvl>
    <w:lvl w:ilvl="2">
      <w:start w:val="1"/>
      <w:numFmt w:val="decimal"/>
      <w:lvlText w:val="%3."/>
      <w:lvlJc w:val="left"/>
      <w:pPr>
        <w:ind w:left="2160" w:hanging="360"/>
      </w:pPr>
      <w:rPr>
        <w:rFonts w:ascii="Times New Roman" w:cs="Times New Roman" w:eastAsia="Times New Roman" w:hAnsi="Times New Roman"/>
      </w:rPr>
    </w:lvl>
    <w:lvl w:ilvl="3">
      <w:start w:val="1"/>
      <w:numFmt w:val="decimal"/>
      <w:lvlText w:val="%4."/>
      <w:lvlJc w:val="left"/>
      <w:pPr>
        <w:ind w:left="2880" w:hanging="360"/>
      </w:pPr>
      <w:rPr>
        <w:rFonts w:ascii="Times New Roman" w:cs="Times New Roman" w:eastAsia="Times New Roman" w:hAnsi="Times New Roman"/>
      </w:rPr>
    </w:lvl>
    <w:lvl w:ilvl="4">
      <w:start w:val="1"/>
      <w:numFmt w:val="decimal"/>
      <w:lvlText w:val="%5."/>
      <w:lvlJc w:val="left"/>
      <w:pPr>
        <w:ind w:left="3600" w:hanging="360"/>
      </w:pPr>
      <w:rPr>
        <w:rFonts w:ascii="Times New Roman" w:cs="Times New Roman" w:eastAsia="Times New Roman" w:hAnsi="Times New Roman"/>
      </w:rPr>
    </w:lvl>
    <w:lvl w:ilvl="5">
      <w:start w:val="1"/>
      <w:numFmt w:val="decimal"/>
      <w:lvlText w:val="%6."/>
      <w:lvlJc w:val="left"/>
      <w:pPr>
        <w:ind w:left="4320" w:hanging="360"/>
      </w:pPr>
      <w:rPr>
        <w:rFonts w:ascii="Times New Roman" w:cs="Times New Roman" w:eastAsia="Times New Roman" w:hAnsi="Times New Roman"/>
      </w:rPr>
    </w:lvl>
    <w:lvl w:ilvl="6">
      <w:start w:val="1"/>
      <w:numFmt w:val="decimal"/>
      <w:lvlText w:val="%7."/>
      <w:lvlJc w:val="left"/>
      <w:pPr>
        <w:ind w:left="5040" w:hanging="360"/>
      </w:pPr>
      <w:rPr>
        <w:rFonts w:ascii="Times New Roman" w:cs="Times New Roman" w:eastAsia="Times New Roman" w:hAnsi="Times New Roman"/>
      </w:rPr>
    </w:lvl>
    <w:lvl w:ilvl="7">
      <w:start w:val="1"/>
      <w:numFmt w:val="decimal"/>
      <w:lvlText w:val="%8."/>
      <w:lvlJc w:val="left"/>
      <w:pPr>
        <w:ind w:left="5760" w:hanging="360"/>
      </w:pPr>
      <w:rPr>
        <w:rFonts w:ascii="Times New Roman" w:cs="Times New Roman" w:eastAsia="Times New Roman" w:hAnsi="Times New Roman"/>
      </w:rPr>
    </w:lvl>
    <w:lvl w:ilvl="8">
      <w:start w:val="1"/>
      <w:numFmt w:val="decimal"/>
      <w:lvlText w:val="%9."/>
      <w:lvlJc w:val="left"/>
      <w:pPr>
        <w:ind w:left="6480" w:hanging="360"/>
      </w:pPr>
      <w:rPr>
        <w:rFonts w:ascii="Times New Roman" w:cs="Times New Roman" w:eastAsia="Times New Roman" w:hAnsi="Times New Roman"/>
      </w:rPr>
    </w:lvl>
  </w:abstractNum>
  <w:abstractNum w:abstractNumId="45">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46">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47">
    <w:lvl w:ilvl="0">
      <w:start w:val="7"/>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8">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49">
    <w:lvl w:ilvl="0">
      <w:start w:val="16"/>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0">
    <w:lvl w:ilvl="0">
      <w:start w:val="1"/>
      <w:numFmt w:val="decimal"/>
      <w:lvlText w:val="%1."/>
      <w:lvlJc w:val="left"/>
      <w:pPr>
        <w:ind w:left="720" w:hanging="360"/>
      </w:pPr>
      <w:rPr>
        <w:b w:val="0"/>
        <w:bCs w:val="0"/>
        <w:u w:val="none"/>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51">
    <w:lvl w:ilvl="0">
      <w:start w:val="3"/>
      <w:numFmt w:val="decimal"/>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5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4">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rFonts w:ascii="Microsoft Yahei" w:cs="Microsoft Yahei" w:eastAsia="Microsoft Yahei" w:hAnsi="Microsoft Yahei"/>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rFonts w:ascii="Microsoft Yahei" w:cs="Microsoft Yahei" w:eastAsia="Microsoft Yahei" w:hAnsi="Microsoft Yahei"/>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rFonts w:ascii="Microsoft Yahei" w:cs="Microsoft Yahei" w:eastAsia="Microsoft Yahei" w:hAnsi="Microsoft Yahei"/>
        <w:u w:val="none"/>
      </w:rPr>
    </w:lvl>
  </w:abstractNum>
  <w:abstractNum w:abstractNumId="5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rFonts w:ascii="Microsoft Yahei" w:cs="Microsoft Yahei" w:eastAsia="Microsoft Yahei" w:hAnsi="Microsoft Yahei"/>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rFonts w:ascii="Microsoft Yahei" w:cs="Microsoft Yahei" w:eastAsia="Microsoft Yahei" w:hAnsi="Microsoft Yahei"/>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rFonts w:ascii="Microsoft Yahei" w:cs="Microsoft Yahei" w:eastAsia="Microsoft Yahei" w:hAnsi="Microsoft Yahei"/>
        <w:u w:val="none"/>
      </w:rPr>
    </w:lvl>
  </w:abstractNum>
  <w:abstractNum w:abstractNumId="58">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9">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rFonts w:ascii="Microsoft Yahei" w:cs="Microsoft Yahei" w:eastAsia="Microsoft Yahei" w:hAnsi="Microsoft Yahei"/>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rFonts w:ascii="Microsoft Yahei" w:cs="Microsoft Yahei" w:eastAsia="Microsoft Yahei" w:hAnsi="Microsoft Yahei"/>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rFonts w:ascii="Microsoft Yahei" w:cs="Microsoft Yahei" w:eastAsia="Microsoft Yahei" w:hAnsi="Microsoft Yahei"/>
        <w:u w:val="none"/>
      </w:rPr>
    </w:lvl>
  </w:abstractNum>
  <w:abstractNum w:abstractNumId="62">
    <w:lvl w:ilvl="0">
      <w:start w:val="4"/>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3">
    <w:lvl w:ilvl="0">
      <w:start w:val="5"/>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4">
    <w:lvl w:ilvl="0">
      <w:start w:val="6"/>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5">
    <w:lvl w:ilvl="0">
      <w:start w:val="1"/>
      <w:numFmt w:val="decimal"/>
      <w:lvlText w:val="%1."/>
      <w:lvlJc w:val="left"/>
      <w:pPr>
        <w:ind w:left="720" w:hanging="360"/>
      </w:pPr>
      <w:rPr>
        <w:i w:val="0"/>
        <w:iCs w:val="0"/>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6">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7">
    <w:lvl w:ilvl="0">
      <w:start w:val="1"/>
      <w:numFmt w:val="lowerLetter"/>
      <w:lvlText w:val="%1."/>
      <w:lvlJc w:val="left"/>
      <w:pPr>
        <w:ind w:left="1000" w:hanging="360"/>
      </w:pPr>
      <w:rPr/>
    </w:lvl>
    <w:lvl w:ilvl="1">
      <w:start w:val="1"/>
      <w:numFmt w:val="lowerLetter"/>
      <w:lvlText w:val="%2."/>
      <w:lvlJc w:val="left"/>
      <w:pPr>
        <w:ind w:left="1720" w:hanging="360"/>
      </w:pPr>
      <w:rPr/>
    </w:lvl>
    <w:lvl w:ilvl="2">
      <w:start w:val="1"/>
      <w:numFmt w:val="lowerRoman"/>
      <w:lvlText w:val="%3."/>
      <w:lvlJc w:val="right"/>
      <w:pPr>
        <w:ind w:left="2440" w:hanging="180"/>
      </w:pPr>
      <w:rPr/>
    </w:lvl>
    <w:lvl w:ilvl="3">
      <w:start w:val="1"/>
      <w:numFmt w:val="decimal"/>
      <w:lvlText w:val="%4."/>
      <w:lvlJc w:val="left"/>
      <w:pPr>
        <w:ind w:left="3160" w:hanging="360"/>
      </w:pPr>
      <w:rPr/>
    </w:lvl>
    <w:lvl w:ilvl="4">
      <w:start w:val="1"/>
      <w:numFmt w:val="lowerLetter"/>
      <w:lvlText w:val="%5."/>
      <w:lvlJc w:val="left"/>
      <w:pPr>
        <w:ind w:left="3880" w:hanging="360"/>
      </w:pPr>
      <w:rPr/>
    </w:lvl>
    <w:lvl w:ilvl="5">
      <w:start w:val="1"/>
      <w:numFmt w:val="lowerRoman"/>
      <w:lvlText w:val="%6."/>
      <w:lvlJc w:val="right"/>
      <w:pPr>
        <w:ind w:left="4600" w:hanging="180"/>
      </w:pPr>
      <w:rPr/>
    </w:lvl>
    <w:lvl w:ilvl="6">
      <w:start w:val="1"/>
      <w:numFmt w:val="decimal"/>
      <w:lvlText w:val="%7."/>
      <w:lvlJc w:val="left"/>
      <w:pPr>
        <w:ind w:left="5320" w:hanging="360"/>
      </w:pPr>
      <w:rPr/>
    </w:lvl>
    <w:lvl w:ilvl="7">
      <w:start w:val="1"/>
      <w:numFmt w:val="lowerLetter"/>
      <w:lvlText w:val="%8."/>
      <w:lvlJc w:val="left"/>
      <w:pPr>
        <w:ind w:left="6040" w:hanging="360"/>
      </w:pPr>
      <w:rPr/>
    </w:lvl>
    <w:lvl w:ilvl="8">
      <w:start w:val="1"/>
      <w:numFmt w:val="lowerRoman"/>
      <w:lvlText w:val="%9."/>
      <w:lvlJc w:val="right"/>
      <w:pPr>
        <w:ind w:left="6760" w:hanging="180"/>
      </w:pPr>
      <w:rPr/>
    </w:lvl>
  </w:abstractNum>
  <w:abstractNum w:abstractNumId="68">
    <w:lvl w:ilvl="0">
      <w:start w:val="5"/>
      <w:numFmt w:val="lowerLetter"/>
      <w:lvlText w:val="%1."/>
      <w:lvlJc w:val="left"/>
      <w:pPr>
        <w:ind w:left="100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9">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7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rFonts w:ascii="Microsoft Yahei" w:cs="Microsoft Yahei" w:eastAsia="Microsoft Yahei" w:hAnsi="Microsoft Yahei"/>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rFonts w:ascii="Microsoft Yahei" w:cs="Microsoft Yahei" w:eastAsia="Microsoft Yahei" w:hAnsi="Microsoft Yahei"/>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rFonts w:ascii="Microsoft Yahei" w:cs="Microsoft Yahei" w:eastAsia="Microsoft Yahei" w:hAnsi="Microsoft Yahei"/>
        <w:u w:val="none"/>
      </w:rPr>
    </w:lvl>
  </w:abstractNum>
  <w:abstractNum w:abstractNumId="71">
    <w:lvl w:ilvl="0">
      <w:start w:val="6"/>
      <w:numFmt w:val="lowerLetter"/>
      <w:lvlText w:val="%1."/>
      <w:lvlJc w:val="left"/>
      <w:pPr>
        <w:ind w:left="100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7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73">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74">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75">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76">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77">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78">
    <w:lvl w:ilvl="0">
      <w:start w:val="6"/>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79">
    <w:lvl w:ilvl="0">
      <w:start w:val="1"/>
      <w:numFmt w:val="decimal"/>
      <w:lvlText w:val="%1."/>
      <w:lvlJc w:val="left"/>
      <w:pPr>
        <w:ind w:left="720" w:hanging="360"/>
      </w:pPr>
      <w:rPr>
        <w:i w:val="0"/>
        <w:iCs w:val="0"/>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80">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81">
    <w:lvl w:ilvl="0">
      <w:start w:val="6"/>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rFonts w:ascii="Microsoft Yahei" w:cs="Microsoft Yahei" w:eastAsia="Microsoft Yahei" w:hAnsi="Microsoft Yahei"/>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rFonts w:ascii="Microsoft Yahei" w:cs="Microsoft Yahei" w:eastAsia="Microsoft Yahei" w:hAnsi="Microsoft Yahei"/>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rFonts w:ascii="Microsoft Yahei" w:cs="Microsoft Yahei" w:eastAsia="Microsoft Yahei" w:hAnsi="Microsoft Yahei"/>
        <w:u w:val="none"/>
      </w:rPr>
    </w:lvl>
  </w:abstractNum>
  <w:abstractNum w:abstractNumId="83">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84">
    <w:lvl w:ilvl="0">
      <w:start w:val="5"/>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85">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86">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7">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88">
    <w:lvl w:ilvl="0">
      <w:start w:val="1"/>
      <w:numFmt w:val="lowerLetter"/>
      <w:lvlText w:val="%1."/>
      <w:lvlJc w:val="left"/>
      <w:pPr>
        <w:ind w:left="0" w:firstLine="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89">
    <w:lvl w:ilvl="0">
      <w:start w:val="1"/>
      <w:numFmt w:val="lowerLetter"/>
      <w:lvlText w:val="%1."/>
      <w:lvlJc w:val="left"/>
      <w:pPr>
        <w:ind w:left="0" w:firstLine="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90">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9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92">
    <w:lvl w:ilvl="0">
      <w:start w:val="1"/>
      <w:numFmt w:val="decimal"/>
      <w:lvlText w:val="%1."/>
      <w:lvlJc w:val="left"/>
      <w:pPr>
        <w:ind w:left="720" w:hanging="360"/>
      </w:pPr>
      <w:rPr>
        <w:b w:val="0"/>
        <w:bCs w:val="0"/>
        <w:u w:val="none"/>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93">
    <w:lvl w:ilvl="0">
      <w:start w:val="1"/>
      <w:numFmt w:val="decimal"/>
      <w:lvlText w:val="%1."/>
      <w:lvlJc w:val="left"/>
      <w:pPr>
        <w:ind w:left="756" w:hanging="396.00000000000006"/>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rFonts w:ascii="Microsoft Yahei" w:cs="Microsoft Yahei" w:eastAsia="Microsoft Yahei" w:hAnsi="Microsoft Yahei"/>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rFonts w:ascii="Microsoft Yahei" w:cs="Microsoft Yahei" w:eastAsia="Microsoft Yahei" w:hAnsi="Microsoft Yahei"/>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rFonts w:ascii="Microsoft Yahei" w:cs="Microsoft Yahei" w:eastAsia="Microsoft Yahei" w:hAnsi="Microsoft Yahei"/>
        <w:u w:val="none"/>
      </w:rPr>
    </w:lvl>
  </w:abstractNum>
  <w:abstractNum w:abstractNumId="95">
    <w:lvl w:ilvl="0">
      <w:start w:val="2"/>
      <w:numFmt w:val="lowerLetter"/>
      <w:lvlText w:val="%1."/>
      <w:lvlJc w:val="left"/>
      <w:pPr>
        <w:ind w:left="1571" w:hanging="360"/>
      </w:pPr>
      <w:rPr>
        <w:b w:val="0"/>
        <w:bCs w:val="0"/>
        <w:sz w:val="24"/>
        <w:szCs w:val="24"/>
      </w:rPr>
    </w:lvl>
    <w:lvl w:ilvl="1">
      <w:start w:val="1"/>
      <w:numFmt w:val="lowerLetter"/>
      <w:lvlText w:val="%2."/>
      <w:lvlJc w:val="left"/>
      <w:pPr>
        <w:ind w:left="2291" w:hanging="360"/>
      </w:pPr>
      <w:rPr/>
    </w:lvl>
    <w:lvl w:ilvl="2">
      <w:start w:val="1"/>
      <w:numFmt w:val="lowerRoman"/>
      <w:lvlText w:val="%3."/>
      <w:lvlJc w:val="right"/>
      <w:pPr>
        <w:ind w:left="3011" w:hanging="180"/>
      </w:pPr>
      <w:rPr/>
    </w:lvl>
    <w:lvl w:ilvl="3">
      <w:start w:val="1"/>
      <w:numFmt w:val="decimal"/>
      <w:lvlText w:val="%4."/>
      <w:lvlJc w:val="left"/>
      <w:pPr>
        <w:ind w:left="3731" w:hanging="360"/>
      </w:pPr>
      <w:rPr/>
    </w:lvl>
    <w:lvl w:ilvl="4">
      <w:start w:val="1"/>
      <w:numFmt w:val="lowerLetter"/>
      <w:lvlText w:val="%5."/>
      <w:lvlJc w:val="left"/>
      <w:pPr>
        <w:ind w:left="4451" w:hanging="360"/>
      </w:pPr>
      <w:rPr/>
    </w:lvl>
    <w:lvl w:ilvl="5">
      <w:start w:val="1"/>
      <w:numFmt w:val="lowerRoman"/>
      <w:lvlText w:val="%6."/>
      <w:lvlJc w:val="right"/>
      <w:pPr>
        <w:ind w:left="5171" w:hanging="180"/>
      </w:pPr>
      <w:rPr/>
    </w:lvl>
    <w:lvl w:ilvl="6">
      <w:start w:val="1"/>
      <w:numFmt w:val="decimal"/>
      <w:lvlText w:val="%7."/>
      <w:lvlJc w:val="left"/>
      <w:pPr>
        <w:ind w:left="5891" w:hanging="360"/>
      </w:pPr>
      <w:rPr/>
    </w:lvl>
    <w:lvl w:ilvl="7">
      <w:start w:val="1"/>
      <w:numFmt w:val="lowerLetter"/>
      <w:lvlText w:val="%8."/>
      <w:lvlJc w:val="left"/>
      <w:pPr>
        <w:ind w:left="6611" w:hanging="360"/>
      </w:pPr>
      <w:rPr/>
    </w:lvl>
    <w:lvl w:ilvl="8">
      <w:start w:val="1"/>
      <w:numFmt w:val="lowerRoman"/>
      <w:lvlText w:val="%9."/>
      <w:lvlJc w:val="right"/>
      <w:pPr>
        <w:ind w:left="7331" w:hanging="180"/>
      </w:pPr>
      <w:rPr/>
    </w:lvl>
  </w:abstractNum>
  <w:abstractNum w:abstractNumId="96">
    <w:lvl w:ilvl="0">
      <w:start w:val="1"/>
      <w:numFmt w:val="lowerLetter"/>
      <w:lvlText w:val="%1."/>
      <w:lvlJc w:val="left"/>
      <w:pPr>
        <w:ind w:left="0" w:firstLine="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97">
    <w:lvl w:ilvl="0">
      <w:start w:val="1"/>
      <w:numFmt w:val="lowerRoman"/>
      <w:lvlText w:val="%1."/>
      <w:lvlJc w:val="right"/>
      <w:pPr>
        <w:ind w:left="-116" w:hanging="360"/>
      </w:pPr>
      <w:rPr/>
    </w:lvl>
    <w:lvl w:ilvl="1">
      <w:start w:val="1"/>
      <w:numFmt w:val="lowerLetter"/>
      <w:lvlText w:val="%2."/>
      <w:lvlJc w:val="left"/>
      <w:pPr>
        <w:ind w:left="604" w:hanging="360"/>
      </w:pPr>
      <w:rPr/>
    </w:lvl>
    <w:lvl w:ilvl="2">
      <w:start w:val="1"/>
      <w:numFmt w:val="lowerRoman"/>
      <w:lvlText w:val="%3."/>
      <w:lvlJc w:val="right"/>
      <w:pPr>
        <w:ind w:left="1324" w:hanging="180"/>
      </w:pPr>
      <w:rPr/>
    </w:lvl>
    <w:lvl w:ilvl="3">
      <w:start w:val="1"/>
      <w:numFmt w:val="decimal"/>
      <w:lvlText w:val="%4."/>
      <w:lvlJc w:val="left"/>
      <w:pPr>
        <w:ind w:left="2044" w:hanging="360"/>
      </w:pPr>
      <w:rPr/>
    </w:lvl>
    <w:lvl w:ilvl="4">
      <w:start w:val="1"/>
      <w:numFmt w:val="lowerLetter"/>
      <w:lvlText w:val="%5."/>
      <w:lvlJc w:val="left"/>
      <w:pPr>
        <w:ind w:left="2764" w:hanging="360"/>
      </w:pPr>
      <w:rPr/>
    </w:lvl>
    <w:lvl w:ilvl="5">
      <w:start w:val="1"/>
      <w:numFmt w:val="lowerRoman"/>
      <w:lvlText w:val="%6."/>
      <w:lvlJc w:val="right"/>
      <w:pPr>
        <w:ind w:left="3484" w:hanging="180"/>
      </w:pPr>
      <w:rPr/>
    </w:lvl>
    <w:lvl w:ilvl="6">
      <w:start w:val="1"/>
      <w:numFmt w:val="decimal"/>
      <w:lvlText w:val="%7."/>
      <w:lvlJc w:val="left"/>
      <w:pPr>
        <w:ind w:left="4204" w:hanging="360"/>
      </w:pPr>
      <w:rPr/>
    </w:lvl>
    <w:lvl w:ilvl="7">
      <w:start w:val="1"/>
      <w:numFmt w:val="lowerLetter"/>
      <w:lvlText w:val="%8."/>
      <w:lvlJc w:val="left"/>
      <w:pPr>
        <w:ind w:left="4924" w:hanging="360"/>
      </w:pPr>
      <w:rPr/>
    </w:lvl>
    <w:lvl w:ilvl="8">
      <w:start w:val="1"/>
      <w:numFmt w:val="lowerRoman"/>
      <w:lvlText w:val="%9."/>
      <w:lvlJc w:val="right"/>
      <w:pPr>
        <w:ind w:left="5644" w:hanging="180"/>
      </w:pPr>
      <w:rPr/>
    </w:lvl>
  </w:abstractNum>
  <w:abstractNum w:abstractNumId="98">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9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0">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01">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02">
    <w:lvl w:ilvl="0">
      <w:start w:val="1"/>
      <w:numFmt w:val="decimal"/>
      <w:lvlText w:val="%1."/>
      <w:lvlJc w:val="left"/>
      <w:pPr>
        <w:ind w:left="720" w:hanging="360"/>
      </w:pPr>
      <w:rPr/>
    </w:lvl>
    <w:lvl w:ilvl="1">
      <w:start w:val="1"/>
      <w:numFmt w:val="upperLetter"/>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03">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04">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05">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06">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07">
    <w:lvl w:ilvl="0">
      <w:start w:val="1"/>
      <w:numFmt w:val="lowerLetter"/>
      <w:lvlText w:val="%1."/>
      <w:lvlJc w:val="left"/>
      <w:pPr>
        <w:ind w:left="0" w:firstLine="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08">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09">
    <w:lvl w:ilvl="0">
      <w:start w:val="1"/>
      <w:numFmt w:val="lowerLetter"/>
      <w:lvlText w:val="%1."/>
      <w:lvlJc w:val="left"/>
      <w:pPr>
        <w:ind w:left="0" w:firstLine="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10">
    <w:lvl w:ilvl="0">
      <w:start w:val="1"/>
      <w:numFmt w:val="lowerRoman"/>
      <w:lvlText w:val="%1."/>
      <w:lvlJc w:val="right"/>
      <w:pPr>
        <w:ind w:left="1146" w:hanging="360"/>
      </w:pPr>
      <w:rPr/>
    </w:lvl>
    <w:lvl w:ilvl="1">
      <w:start w:val="1"/>
      <w:numFmt w:val="lowerLetter"/>
      <w:lvlText w:val="%2."/>
      <w:lvlJc w:val="left"/>
      <w:pPr>
        <w:ind w:left="1866" w:hanging="360"/>
      </w:pPr>
      <w:rPr/>
    </w:lvl>
    <w:lvl w:ilvl="2">
      <w:start w:val="1"/>
      <w:numFmt w:val="lowerRoman"/>
      <w:lvlText w:val="%3."/>
      <w:lvlJc w:val="right"/>
      <w:pPr>
        <w:ind w:left="2586" w:hanging="180"/>
      </w:pPr>
      <w:rPr/>
    </w:lvl>
    <w:lvl w:ilvl="3">
      <w:start w:val="1"/>
      <w:numFmt w:val="decimal"/>
      <w:lvlText w:val="%4."/>
      <w:lvlJc w:val="left"/>
      <w:pPr>
        <w:ind w:left="3306" w:hanging="360"/>
      </w:pPr>
      <w:rPr/>
    </w:lvl>
    <w:lvl w:ilvl="4">
      <w:start w:val="1"/>
      <w:numFmt w:val="lowerLetter"/>
      <w:lvlText w:val="%5."/>
      <w:lvlJc w:val="left"/>
      <w:pPr>
        <w:ind w:left="4026" w:hanging="360"/>
      </w:pPr>
      <w:rPr/>
    </w:lvl>
    <w:lvl w:ilvl="5">
      <w:start w:val="1"/>
      <w:numFmt w:val="lowerRoman"/>
      <w:lvlText w:val="%6."/>
      <w:lvlJc w:val="right"/>
      <w:pPr>
        <w:ind w:left="4746" w:hanging="180"/>
      </w:pPr>
      <w:rPr/>
    </w:lvl>
    <w:lvl w:ilvl="6">
      <w:start w:val="1"/>
      <w:numFmt w:val="decimal"/>
      <w:lvlText w:val="%7."/>
      <w:lvlJc w:val="left"/>
      <w:pPr>
        <w:ind w:left="5466" w:hanging="360"/>
      </w:pPr>
      <w:rPr/>
    </w:lvl>
    <w:lvl w:ilvl="7">
      <w:start w:val="1"/>
      <w:numFmt w:val="lowerLetter"/>
      <w:lvlText w:val="%8."/>
      <w:lvlJc w:val="left"/>
      <w:pPr>
        <w:ind w:left="6186" w:hanging="360"/>
      </w:pPr>
      <w:rPr/>
    </w:lvl>
    <w:lvl w:ilvl="8">
      <w:start w:val="1"/>
      <w:numFmt w:val="lowerRoman"/>
      <w:lvlText w:val="%9."/>
      <w:lvlJc w:val="right"/>
      <w:pPr>
        <w:ind w:left="6906" w:hanging="180"/>
      </w:pPr>
      <w:rPr/>
    </w:lvl>
  </w:abstractNum>
  <w:abstractNum w:abstractNumId="1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rFonts w:ascii="Microsoft Yahei" w:cs="Microsoft Yahei" w:eastAsia="Microsoft Yahei" w:hAnsi="Microsoft Yahei"/>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rFonts w:ascii="Microsoft Yahei" w:cs="Microsoft Yahei" w:eastAsia="Microsoft Yahei" w:hAnsi="Microsoft Yahei"/>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rFonts w:ascii="Microsoft Yahei" w:cs="Microsoft Yahei" w:eastAsia="Microsoft Yahei" w:hAnsi="Microsoft Yahei"/>
        <w:u w:val="none"/>
      </w:rPr>
    </w:lvl>
  </w:abstractNum>
  <w:abstractNum w:abstractNumId="112">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13">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114">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15">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16">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17">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18">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19">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20">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2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2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23">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24">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25">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26">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27">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28">
    <w:lvl w:ilvl="0">
      <w:start w:val="1"/>
      <w:numFmt w:val="lowerLetter"/>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129">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rFonts w:ascii="Microsoft Yahei" w:cs="Microsoft Yahei" w:eastAsia="Microsoft Yahei" w:hAnsi="Microsoft Yahei"/>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rFonts w:ascii="Microsoft Yahei" w:cs="Microsoft Yahei" w:eastAsia="Microsoft Yahei" w:hAnsi="Microsoft Yahei"/>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rFonts w:ascii="Microsoft Yahei" w:cs="Microsoft Yahei" w:eastAsia="Microsoft Yahei" w:hAnsi="Microsoft Yahei"/>
        <w:u w:val="none"/>
      </w:rPr>
    </w:lvl>
  </w:abstractNum>
  <w:abstractNum w:abstractNumId="131">
    <w:lvl w:ilvl="0">
      <w:start w:val="6"/>
      <w:numFmt w:val="decimal"/>
      <w:lvlText w:val="%1."/>
      <w:lvlJc w:val="left"/>
      <w:pPr>
        <w:ind w:left="720" w:hanging="360"/>
      </w:pPr>
      <w:rPr>
        <w:u w:val="none"/>
      </w:rPr>
    </w:lvl>
    <w:lvl w:ilvl="1">
      <w:start w:val="2"/>
      <w:numFmt w:val="decimal"/>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2">
    <w:lvl w:ilvl="0">
      <w:start w:val="1"/>
      <w:numFmt w:val="decimal"/>
      <w:lvlText w:val="%1."/>
      <w:lvlJc w:val="left"/>
      <w:pPr>
        <w:ind w:left="720" w:hanging="360"/>
      </w:pPr>
      <w:rPr>
        <w:color w:val="00000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4">
    <w:lvl w:ilvl="0">
      <w:start w:val="7"/>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7">
    <w:lvl w:ilvl="0">
      <w:start w:val="5"/>
      <w:numFmt w:val="decimal"/>
      <w:lvlText w:val="%1."/>
      <w:lvlJc w:val="left"/>
      <w:pPr>
        <w:ind w:left="720" w:hanging="360"/>
      </w:pPr>
      <w:rPr>
        <w:u w:val="none"/>
      </w:rPr>
    </w:lvl>
    <w:lvl w:ilvl="1">
      <w:start w:val="2"/>
      <w:numFmt w:val="decimal"/>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8">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0">
    <w:lvl w:ilvl="0">
      <w:start w:val="6"/>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2">
    <w:lvl w:ilvl="0">
      <w:start w:val="1"/>
      <w:numFmt w:val="decimal"/>
      <w:lvlText w:val="%1."/>
      <w:lvlJc w:val="left"/>
      <w:pPr>
        <w:ind w:left="720" w:hanging="1286"/>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3">
    <w:lvl w:ilvl="0">
      <w:start w:val="14"/>
      <w:numFmt w:val="decimal"/>
      <w:lvlText w:val="%1."/>
      <w:lvlJc w:val="left"/>
      <w:pPr>
        <w:ind w:left="720" w:hanging="360"/>
      </w:pPr>
      <w:rPr>
        <w:color w:val="00000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4">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4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6">
    <w:lvl w:ilvl="0">
      <w:start w:val="1"/>
      <w:numFmt w:val="decimal"/>
      <w:lvlText w:val="%1."/>
      <w:lvlJc w:val="left"/>
      <w:pPr>
        <w:ind w:left="720" w:hanging="360"/>
      </w:pPr>
      <w:rPr>
        <w:i w:val="0"/>
        <w:iCs w:val="0"/>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rFonts w:ascii="Microsoft Yahei" w:cs="Microsoft Yahei" w:eastAsia="Microsoft Yahei" w:hAnsi="Microsoft Yahei"/>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rFonts w:ascii="Microsoft Yahei" w:cs="Microsoft Yahei" w:eastAsia="Microsoft Yahei" w:hAnsi="Microsoft Yahei"/>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rFonts w:ascii="Microsoft Yahei" w:cs="Microsoft Yahei" w:eastAsia="Microsoft Yahei" w:hAnsi="Microsoft Yahei"/>
        <w:u w:val="none"/>
      </w:rPr>
    </w:lvl>
  </w:abstractNum>
  <w:abstractNum w:abstractNumId="148">
    <w:lvl w:ilvl="0">
      <w:start w:val="1"/>
      <w:numFmt w:val="decimal"/>
      <w:lvlText w:val="%1."/>
      <w:lvlJc w:val="left"/>
      <w:pPr>
        <w:ind w:left="720" w:hanging="360"/>
      </w:pPr>
      <w:rPr>
        <w:i w:val="0"/>
        <w:iCs w:val="0"/>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49">
    <w:lvl w:ilvl="0">
      <w:start w:val="1"/>
      <w:numFmt w:val="decimal"/>
      <w:lvlText w:val="%1."/>
      <w:lvlJc w:val="left"/>
      <w:pPr>
        <w:ind w:left="720" w:hanging="360"/>
      </w:pPr>
      <w:rPr>
        <w:b w:val="0"/>
        <w:bCs w:val="0"/>
        <w:u w:val="none"/>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50">
    <w:lvl w:ilvl="0">
      <w:start w:val="1"/>
      <w:numFmt w:val="lowerLetter"/>
      <w:lvlText w:val="%1."/>
      <w:lvlJc w:val="left"/>
      <w:pPr>
        <w:ind w:left="1080" w:hanging="360"/>
      </w:pPr>
      <w:rPr>
        <w:b w:val="0"/>
        <w:bCs w:val="0"/>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151">
    <w:lvl w:ilvl="0">
      <w:start w:val="5"/>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5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3">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54">
    <w:lvl w:ilvl="0">
      <w:start w:val="10"/>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5">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0">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16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62">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63">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64">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65">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66">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67">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68">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rFonts w:ascii="Microsoft Yahei" w:cs="Microsoft Yahei" w:eastAsia="Microsoft Yahei" w:hAnsi="Microsoft Yahei"/>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rFonts w:ascii="Microsoft Yahei" w:cs="Microsoft Yahei" w:eastAsia="Microsoft Yahei" w:hAnsi="Microsoft Yahei"/>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rFonts w:ascii="Microsoft Yahei" w:cs="Microsoft Yahei" w:eastAsia="Microsoft Yahei" w:hAnsi="Microsoft Yahei"/>
        <w:u w:val="none"/>
      </w:rPr>
    </w:lvl>
  </w:abstractNum>
  <w:abstractNum w:abstractNumId="170">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71">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72">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73">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74">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75">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76">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77">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78">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79">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80">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1">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82">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83">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84">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85">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86">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87">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88">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89">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90">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91">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92">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93">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94">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95">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96">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97">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98">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99">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00">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01">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0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3">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04">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05">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06">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07">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08">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09">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10">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11">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12">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13">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4">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15">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16">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17">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18">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19">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20">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21">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22">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23">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rFonts w:ascii="Microsoft Yahei" w:cs="Microsoft Yahei" w:eastAsia="Microsoft Yahei" w:hAnsi="Microsoft Yahei"/>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rFonts w:ascii="Microsoft Yahei" w:cs="Microsoft Yahei" w:eastAsia="Microsoft Yahei" w:hAnsi="Microsoft Yahei"/>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rFonts w:ascii="Microsoft Yahei" w:cs="Microsoft Yahei" w:eastAsia="Microsoft Yahei" w:hAnsi="Microsoft Yahei"/>
        <w:u w:val="none"/>
      </w:rPr>
    </w:lvl>
  </w:abstractNum>
  <w:abstractNum w:abstractNumId="226">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27">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28">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29">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30">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31">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32">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33">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34">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35">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36">
    <w:lvl w:ilvl="0">
      <w:start w:val="8"/>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7">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38">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39">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40">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41">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42">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43">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44">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45">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46">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47">
    <w:lvl w:ilvl="0">
      <w:start w:val="5"/>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8">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49">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50">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51">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52">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53">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54">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55">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5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rFonts w:ascii="Microsoft Yahei" w:cs="Microsoft Yahei" w:eastAsia="Microsoft Yahei" w:hAnsi="Microsoft Yahei"/>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rFonts w:ascii="Microsoft Yahei" w:cs="Microsoft Yahei" w:eastAsia="Microsoft Yahei" w:hAnsi="Microsoft Yahei"/>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rFonts w:ascii="Microsoft Yahei" w:cs="Microsoft Yahei" w:eastAsia="Microsoft Yahei" w:hAnsi="Microsoft Yahei"/>
        <w:u w:val="none"/>
      </w:rPr>
    </w:lvl>
  </w:abstractNum>
  <w:abstractNum w:abstractNumId="2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rFonts w:ascii="Microsoft Yahei" w:cs="Microsoft Yahei" w:eastAsia="Microsoft Yahei" w:hAnsi="Microsoft Yahei"/>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rFonts w:ascii="Microsoft Yahei" w:cs="Microsoft Yahei" w:eastAsia="Microsoft Yahei" w:hAnsi="Microsoft Yahei"/>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rFonts w:ascii="Microsoft Yahei" w:cs="Microsoft Yahei" w:eastAsia="Microsoft Yahei" w:hAnsi="Microsoft Yahei"/>
        <w:u w:val="none"/>
      </w:rPr>
    </w:lvl>
  </w:abstractNum>
  <w:abstractNum w:abstractNumId="259">
    <w:lvl w:ilvl="0">
      <w:start w:val="7"/>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0">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rFonts w:ascii="Microsoft Yahei" w:cs="Microsoft Yahei" w:eastAsia="Microsoft Yahei" w:hAnsi="Microsoft Yahei"/>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rFonts w:ascii="Microsoft Yahei" w:cs="Microsoft Yahei" w:eastAsia="Microsoft Yahei" w:hAnsi="Microsoft Yahei"/>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rFonts w:ascii="Microsoft Yahei" w:cs="Microsoft Yahei" w:eastAsia="Microsoft Yahei" w:hAnsi="Microsoft Yahei"/>
        <w:u w:val="none"/>
      </w:rPr>
    </w:lvl>
  </w:abstractNum>
  <w:abstractNum w:abstractNumId="262">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64">
    <w:lvl w:ilvl="0">
      <w:start w:val="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6">
    <w:lvl w:ilvl="0">
      <w:start w:val="8"/>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7">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0">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rFonts w:ascii="Microsoft Yahei" w:cs="Microsoft Yahei" w:eastAsia="Microsoft Yahei" w:hAnsi="Microsoft Yahei"/>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rFonts w:ascii="Microsoft Yahei" w:cs="Microsoft Yahei" w:eastAsia="Microsoft Yahei" w:hAnsi="Microsoft Yahei"/>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rFonts w:ascii="Microsoft Yahei" w:cs="Microsoft Yahei" w:eastAsia="Microsoft Yahei" w:hAnsi="Microsoft Yahei"/>
        <w:u w:val="none"/>
      </w:rPr>
    </w:lvl>
  </w:abstractNum>
  <w:abstractNum w:abstractNumId="272">
    <w:lvl w:ilvl="0">
      <w:start w:val="9"/>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3">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rFonts w:ascii="Microsoft Yahei" w:cs="Microsoft Yahei" w:eastAsia="Microsoft Yahei" w:hAnsi="Microsoft Yahei"/>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rFonts w:ascii="Microsoft Yahei" w:cs="Microsoft Yahei" w:eastAsia="Microsoft Yahei" w:hAnsi="Microsoft Yahei"/>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rFonts w:ascii="Microsoft Yahei" w:cs="Microsoft Yahei" w:eastAsia="Microsoft Yahei" w:hAnsi="Microsoft Yahei"/>
        <w:u w:val="none"/>
      </w:rPr>
    </w:lvl>
  </w:abstractNum>
  <w:abstractNum w:abstractNumId="276">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rFonts w:ascii="Microsoft Yahei" w:cs="Microsoft Yahei" w:eastAsia="Microsoft Yahei" w:hAnsi="Microsoft Yahei"/>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rFonts w:ascii="Microsoft Yahei" w:cs="Microsoft Yahei" w:eastAsia="Microsoft Yahei" w:hAnsi="Microsoft Yahei"/>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rFonts w:ascii="Microsoft Yahei" w:cs="Microsoft Yahei" w:eastAsia="Microsoft Yahei" w:hAnsi="Microsoft Yahei"/>
        <w:u w:val="none"/>
      </w:rPr>
    </w:lvl>
  </w:abstractNum>
  <w:abstractNum w:abstractNumId="2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rFonts w:ascii="Microsoft Yahei" w:cs="Microsoft Yahei" w:eastAsia="Microsoft Yahei" w:hAnsi="Microsoft Yahei"/>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rFonts w:ascii="Microsoft Yahei" w:cs="Microsoft Yahei" w:eastAsia="Microsoft Yahei" w:hAnsi="Microsoft Yahei"/>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rFonts w:ascii="Microsoft Yahei" w:cs="Microsoft Yahei" w:eastAsia="Microsoft Yahei" w:hAnsi="Microsoft Yahei"/>
        <w:u w:val="none"/>
      </w:rPr>
    </w:lvl>
  </w:abstractNum>
  <w:abstractNum w:abstractNumId="28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2">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4">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5">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28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8">
    <w:lvl w:ilvl="0">
      <w:start w:val="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9">
    <w:lvl w:ilvl="0">
      <w:start w:val="9"/>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0">
    <w:lvl w:ilvl="0">
      <w:start w:val="1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1">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2">
    <w:lvl w:ilvl="0">
      <w:start w:val="7"/>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3">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5">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6">
    <w:lvl w:ilvl="0">
      <w:start w:val="1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rFonts w:ascii="Microsoft Yahei" w:cs="Microsoft Yahei" w:eastAsia="Microsoft Yahei" w:hAnsi="Microsoft Yahei"/>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rFonts w:ascii="Microsoft Yahei" w:cs="Microsoft Yahei" w:eastAsia="Microsoft Yahei" w:hAnsi="Microsoft Yahei"/>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rFonts w:ascii="Microsoft Yahei" w:cs="Microsoft Yahei" w:eastAsia="Microsoft Yahei" w:hAnsi="Microsoft Yahei"/>
        <w:u w:val="none"/>
      </w:rPr>
    </w:lvl>
  </w:abstractNum>
  <w:abstractNum w:abstractNumId="298">
    <w:lvl w:ilvl="0">
      <w:start w:val="5"/>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1">
    <w:lvl w:ilvl="0">
      <w:start w:val="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2">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3">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4">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rFonts w:ascii="Microsoft Yahei" w:cs="Microsoft Yahei" w:eastAsia="Microsoft Yahei" w:hAnsi="Microsoft Yahei"/>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rFonts w:ascii="Microsoft Yahei" w:cs="Microsoft Yahei" w:eastAsia="Microsoft Yahei" w:hAnsi="Microsoft Yahei"/>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rFonts w:ascii="Microsoft Yahei" w:cs="Microsoft Yahei" w:eastAsia="Microsoft Yahei" w:hAnsi="Microsoft Yahei"/>
        <w:u w:val="none"/>
      </w:rPr>
    </w:lvl>
  </w:abstractNum>
  <w:abstractNum w:abstractNumId="306">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7">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8">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rFonts w:ascii="Microsoft Yahei" w:cs="Microsoft Yahei" w:eastAsia="Microsoft Yahei" w:hAnsi="Microsoft Yahei"/>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rFonts w:ascii="Microsoft Yahei" w:cs="Microsoft Yahei" w:eastAsia="Microsoft Yahei" w:hAnsi="Microsoft Yahei"/>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rFonts w:ascii="Microsoft Yahei" w:cs="Microsoft Yahei" w:eastAsia="Microsoft Yahei" w:hAnsi="Microsoft Yahei"/>
        <w:u w:val="none"/>
      </w:rPr>
    </w:lvl>
  </w:abstractNum>
  <w:abstractNum w:abstractNumId="3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1">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rFonts w:ascii="Microsoft Yahei" w:cs="Microsoft Yahei" w:eastAsia="Microsoft Yahei" w:hAnsi="Microsoft Yahei"/>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rFonts w:ascii="Microsoft Yahei" w:cs="Microsoft Yahei" w:eastAsia="Microsoft Yahei" w:hAnsi="Microsoft Yahei"/>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rFonts w:ascii="Microsoft Yahei" w:cs="Microsoft Yahei" w:eastAsia="Microsoft Yahei" w:hAnsi="Microsoft Yahei"/>
        <w:u w:val="none"/>
      </w:rPr>
    </w:lvl>
  </w:abstractNum>
  <w:abstractNum w:abstractNumId="315">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9">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20">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321">
    <w:lvl w:ilvl="0">
      <w:start w:val="5"/>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22">
    <w:lvl w:ilvl="0">
      <w:start w:val="1"/>
      <w:numFmt w:val="decimal"/>
      <w:lvlText w:val="%1."/>
      <w:lvlJc w:val="left"/>
      <w:pPr>
        <w:ind w:left="720" w:hanging="360"/>
      </w:pPr>
      <w:rPr>
        <w:b w:val="0"/>
        <w:bCs w:val="0"/>
        <w:u w:val="none"/>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2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24">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25">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26">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2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28">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32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3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3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 w:numId="142">
    <w:abstractNumId w:val="142"/>
  </w:num>
  <w:num w:numId="143">
    <w:abstractNumId w:val="143"/>
  </w:num>
  <w:num w:numId="144">
    <w:abstractNumId w:val="144"/>
  </w:num>
  <w:num w:numId="145">
    <w:abstractNumId w:val="145"/>
  </w:num>
  <w:num w:numId="146">
    <w:abstractNumId w:val="146"/>
  </w:num>
  <w:num w:numId="147">
    <w:abstractNumId w:val="147"/>
  </w:num>
  <w:num w:numId="148">
    <w:abstractNumId w:val="148"/>
  </w:num>
  <w:num w:numId="149">
    <w:abstractNumId w:val="149"/>
  </w:num>
  <w:num w:numId="150">
    <w:abstractNumId w:val="150"/>
  </w:num>
  <w:num w:numId="151">
    <w:abstractNumId w:val="151"/>
  </w:num>
  <w:num w:numId="152">
    <w:abstractNumId w:val="152"/>
  </w:num>
  <w:num w:numId="153">
    <w:abstractNumId w:val="153"/>
  </w:num>
  <w:num w:numId="154">
    <w:abstractNumId w:val="154"/>
  </w:num>
  <w:num w:numId="155">
    <w:abstractNumId w:val="155"/>
  </w:num>
  <w:num w:numId="156">
    <w:abstractNumId w:val="156"/>
  </w:num>
  <w:num w:numId="157">
    <w:abstractNumId w:val="157"/>
  </w:num>
  <w:num w:numId="158">
    <w:abstractNumId w:val="158"/>
  </w:num>
  <w:num w:numId="159">
    <w:abstractNumId w:val="159"/>
  </w:num>
  <w:num w:numId="160">
    <w:abstractNumId w:val="160"/>
  </w:num>
  <w:num w:numId="161">
    <w:abstractNumId w:val="161"/>
  </w:num>
  <w:num w:numId="162">
    <w:abstractNumId w:val="162"/>
  </w:num>
  <w:num w:numId="163">
    <w:abstractNumId w:val="163"/>
  </w:num>
  <w:num w:numId="164">
    <w:abstractNumId w:val="164"/>
  </w:num>
  <w:num w:numId="165">
    <w:abstractNumId w:val="165"/>
  </w:num>
  <w:num w:numId="166">
    <w:abstractNumId w:val="166"/>
  </w:num>
  <w:num w:numId="167">
    <w:abstractNumId w:val="167"/>
  </w:num>
  <w:num w:numId="168">
    <w:abstractNumId w:val="168"/>
  </w:num>
  <w:num w:numId="169">
    <w:abstractNumId w:val="169"/>
  </w:num>
  <w:num w:numId="170">
    <w:abstractNumId w:val="170"/>
  </w:num>
  <w:num w:numId="171">
    <w:abstractNumId w:val="171"/>
  </w:num>
  <w:num w:numId="172">
    <w:abstractNumId w:val="172"/>
  </w:num>
  <w:num w:numId="173">
    <w:abstractNumId w:val="173"/>
  </w:num>
  <w:num w:numId="174">
    <w:abstractNumId w:val="174"/>
  </w:num>
  <w:num w:numId="175">
    <w:abstractNumId w:val="175"/>
  </w:num>
  <w:num w:numId="176">
    <w:abstractNumId w:val="176"/>
  </w:num>
  <w:num w:numId="177">
    <w:abstractNumId w:val="177"/>
  </w:num>
  <w:num w:numId="178">
    <w:abstractNumId w:val="178"/>
  </w:num>
  <w:num w:numId="179">
    <w:abstractNumId w:val="179"/>
  </w:num>
  <w:num w:numId="180">
    <w:abstractNumId w:val="180"/>
  </w:num>
  <w:num w:numId="181">
    <w:abstractNumId w:val="181"/>
  </w:num>
  <w:num w:numId="182">
    <w:abstractNumId w:val="182"/>
  </w:num>
  <w:num w:numId="183">
    <w:abstractNumId w:val="183"/>
  </w:num>
  <w:num w:numId="184">
    <w:abstractNumId w:val="184"/>
  </w:num>
  <w:num w:numId="185">
    <w:abstractNumId w:val="185"/>
  </w:num>
  <w:num w:numId="186">
    <w:abstractNumId w:val="186"/>
  </w:num>
  <w:num w:numId="187">
    <w:abstractNumId w:val="187"/>
  </w:num>
  <w:num w:numId="188">
    <w:abstractNumId w:val="188"/>
  </w:num>
  <w:num w:numId="189">
    <w:abstractNumId w:val="189"/>
  </w:num>
  <w:num w:numId="190">
    <w:abstractNumId w:val="190"/>
  </w:num>
  <w:num w:numId="191">
    <w:abstractNumId w:val="191"/>
  </w:num>
  <w:num w:numId="192">
    <w:abstractNumId w:val="192"/>
  </w:num>
  <w:num w:numId="193">
    <w:abstractNumId w:val="193"/>
  </w:num>
  <w:num w:numId="194">
    <w:abstractNumId w:val="194"/>
  </w:num>
  <w:num w:numId="195">
    <w:abstractNumId w:val="195"/>
  </w:num>
  <w:num w:numId="196">
    <w:abstractNumId w:val="196"/>
  </w:num>
  <w:num w:numId="197">
    <w:abstractNumId w:val="197"/>
  </w:num>
  <w:num w:numId="198">
    <w:abstractNumId w:val="198"/>
  </w:num>
  <w:num w:numId="199">
    <w:abstractNumId w:val="199"/>
  </w:num>
  <w:num w:numId="200">
    <w:abstractNumId w:val="200"/>
  </w:num>
  <w:num w:numId="201">
    <w:abstractNumId w:val="201"/>
  </w:num>
  <w:num w:numId="202">
    <w:abstractNumId w:val="202"/>
  </w:num>
  <w:num w:numId="203">
    <w:abstractNumId w:val="203"/>
  </w:num>
  <w:num w:numId="204">
    <w:abstractNumId w:val="204"/>
  </w:num>
  <w:num w:numId="205">
    <w:abstractNumId w:val="205"/>
  </w:num>
  <w:num w:numId="206">
    <w:abstractNumId w:val="206"/>
  </w:num>
  <w:num w:numId="207">
    <w:abstractNumId w:val="207"/>
  </w:num>
  <w:num w:numId="208">
    <w:abstractNumId w:val="208"/>
  </w:num>
  <w:num w:numId="209">
    <w:abstractNumId w:val="209"/>
  </w:num>
  <w:num w:numId="210">
    <w:abstractNumId w:val="210"/>
  </w:num>
  <w:num w:numId="211">
    <w:abstractNumId w:val="211"/>
  </w:num>
  <w:num w:numId="212">
    <w:abstractNumId w:val="212"/>
  </w:num>
  <w:num w:numId="213">
    <w:abstractNumId w:val="213"/>
  </w:num>
  <w:num w:numId="214">
    <w:abstractNumId w:val="214"/>
  </w:num>
  <w:num w:numId="215">
    <w:abstractNumId w:val="215"/>
  </w:num>
  <w:num w:numId="216">
    <w:abstractNumId w:val="216"/>
  </w:num>
  <w:num w:numId="217">
    <w:abstractNumId w:val="217"/>
  </w:num>
  <w:num w:numId="218">
    <w:abstractNumId w:val="218"/>
  </w:num>
  <w:num w:numId="219">
    <w:abstractNumId w:val="219"/>
  </w:num>
  <w:num w:numId="220">
    <w:abstractNumId w:val="220"/>
  </w:num>
  <w:num w:numId="221">
    <w:abstractNumId w:val="221"/>
  </w:num>
  <w:num w:numId="222">
    <w:abstractNumId w:val="222"/>
  </w:num>
  <w:num w:numId="223">
    <w:abstractNumId w:val="223"/>
  </w:num>
  <w:num w:numId="224">
    <w:abstractNumId w:val="224"/>
  </w:num>
  <w:num w:numId="225">
    <w:abstractNumId w:val="225"/>
  </w:num>
  <w:num w:numId="226">
    <w:abstractNumId w:val="226"/>
  </w:num>
  <w:num w:numId="227">
    <w:abstractNumId w:val="227"/>
  </w:num>
  <w:num w:numId="228">
    <w:abstractNumId w:val="228"/>
  </w:num>
  <w:num w:numId="229">
    <w:abstractNumId w:val="229"/>
  </w:num>
  <w:num w:numId="230">
    <w:abstractNumId w:val="230"/>
  </w:num>
  <w:num w:numId="231">
    <w:abstractNumId w:val="231"/>
  </w:num>
  <w:num w:numId="232">
    <w:abstractNumId w:val="232"/>
  </w:num>
  <w:num w:numId="233">
    <w:abstractNumId w:val="233"/>
  </w:num>
  <w:num w:numId="234">
    <w:abstractNumId w:val="234"/>
  </w:num>
  <w:num w:numId="235">
    <w:abstractNumId w:val="235"/>
  </w:num>
  <w:num w:numId="236">
    <w:abstractNumId w:val="236"/>
  </w:num>
  <w:num w:numId="237">
    <w:abstractNumId w:val="237"/>
  </w:num>
  <w:num w:numId="238">
    <w:abstractNumId w:val="238"/>
  </w:num>
  <w:num w:numId="239">
    <w:abstractNumId w:val="239"/>
  </w:num>
  <w:num w:numId="240">
    <w:abstractNumId w:val="240"/>
  </w:num>
  <w:num w:numId="241">
    <w:abstractNumId w:val="241"/>
  </w:num>
  <w:num w:numId="242">
    <w:abstractNumId w:val="242"/>
  </w:num>
  <w:num w:numId="243">
    <w:abstractNumId w:val="243"/>
  </w:num>
  <w:num w:numId="244">
    <w:abstractNumId w:val="244"/>
  </w:num>
  <w:num w:numId="245">
    <w:abstractNumId w:val="245"/>
  </w:num>
  <w:num w:numId="246">
    <w:abstractNumId w:val="246"/>
  </w:num>
  <w:num w:numId="247">
    <w:abstractNumId w:val="247"/>
  </w:num>
  <w:num w:numId="248">
    <w:abstractNumId w:val="248"/>
  </w:num>
  <w:num w:numId="249">
    <w:abstractNumId w:val="249"/>
  </w:num>
  <w:num w:numId="250">
    <w:abstractNumId w:val="250"/>
  </w:num>
  <w:num w:numId="251">
    <w:abstractNumId w:val="251"/>
  </w:num>
  <w:num w:numId="252">
    <w:abstractNumId w:val="252"/>
  </w:num>
  <w:num w:numId="253">
    <w:abstractNumId w:val="253"/>
  </w:num>
  <w:num w:numId="254">
    <w:abstractNumId w:val="254"/>
  </w:num>
  <w:num w:numId="255">
    <w:abstractNumId w:val="255"/>
  </w:num>
  <w:num w:numId="256">
    <w:abstractNumId w:val="256"/>
  </w:num>
  <w:num w:numId="257">
    <w:abstractNumId w:val="257"/>
  </w:num>
  <w:num w:numId="258">
    <w:abstractNumId w:val="258"/>
  </w:num>
  <w:num w:numId="259">
    <w:abstractNumId w:val="259"/>
  </w:num>
  <w:num w:numId="260">
    <w:abstractNumId w:val="260"/>
  </w:num>
  <w:num w:numId="261">
    <w:abstractNumId w:val="261"/>
  </w:num>
  <w:num w:numId="262">
    <w:abstractNumId w:val="262"/>
  </w:num>
  <w:num w:numId="263">
    <w:abstractNumId w:val="263"/>
  </w:num>
  <w:num w:numId="264">
    <w:abstractNumId w:val="264"/>
  </w:num>
  <w:num w:numId="265">
    <w:abstractNumId w:val="265"/>
  </w:num>
  <w:num w:numId="266">
    <w:abstractNumId w:val="266"/>
  </w:num>
  <w:num w:numId="267">
    <w:abstractNumId w:val="267"/>
  </w:num>
  <w:num w:numId="268">
    <w:abstractNumId w:val="268"/>
  </w:num>
  <w:num w:numId="269">
    <w:abstractNumId w:val="269"/>
  </w:num>
  <w:num w:numId="270">
    <w:abstractNumId w:val="270"/>
  </w:num>
  <w:num w:numId="271">
    <w:abstractNumId w:val="271"/>
  </w:num>
  <w:num w:numId="272">
    <w:abstractNumId w:val="272"/>
  </w:num>
  <w:num w:numId="273">
    <w:abstractNumId w:val="273"/>
  </w:num>
  <w:num w:numId="274">
    <w:abstractNumId w:val="274"/>
  </w:num>
  <w:num w:numId="275">
    <w:abstractNumId w:val="275"/>
  </w:num>
  <w:num w:numId="276">
    <w:abstractNumId w:val="276"/>
  </w:num>
  <w:num w:numId="277">
    <w:abstractNumId w:val="277"/>
  </w:num>
  <w:num w:numId="278">
    <w:abstractNumId w:val="278"/>
  </w:num>
  <w:num w:numId="279">
    <w:abstractNumId w:val="279"/>
  </w:num>
  <w:num w:numId="280">
    <w:abstractNumId w:val="280"/>
  </w:num>
  <w:num w:numId="281">
    <w:abstractNumId w:val="281"/>
  </w:num>
  <w:num w:numId="282">
    <w:abstractNumId w:val="282"/>
  </w:num>
  <w:num w:numId="283">
    <w:abstractNumId w:val="283"/>
  </w:num>
  <w:num w:numId="284">
    <w:abstractNumId w:val="284"/>
  </w:num>
  <w:num w:numId="285">
    <w:abstractNumId w:val="285"/>
  </w:num>
  <w:num w:numId="286">
    <w:abstractNumId w:val="286"/>
  </w:num>
  <w:num w:numId="287">
    <w:abstractNumId w:val="287"/>
  </w:num>
  <w:num w:numId="288">
    <w:abstractNumId w:val="288"/>
  </w:num>
  <w:num w:numId="289">
    <w:abstractNumId w:val="289"/>
  </w:num>
  <w:num w:numId="290">
    <w:abstractNumId w:val="290"/>
  </w:num>
  <w:num w:numId="291">
    <w:abstractNumId w:val="291"/>
  </w:num>
  <w:num w:numId="292">
    <w:abstractNumId w:val="292"/>
  </w:num>
  <w:num w:numId="293">
    <w:abstractNumId w:val="293"/>
  </w:num>
  <w:num w:numId="294">
    <w:abstractNumId w:val="294"/>
  </w:num>
  <w:num w:numId="295">
    <w:abstractNumId w:val="295"/>
  </w:num>
  <w:num w:numId="296">
    <w:abstractNumId w:val="296"/>
  </w:num>
  <w:num w:numId="297">
    <w:abstractNumId w:val="297"/>
  </w:num>
  <w:num w:numId="298">
    <w:abstractNumId w:val="298"/>
  </w:num>
  <w:num w:numId="299">
    <w:abstractNumId w:val="299"/>
  </w:num>
  <w:num w:numId="300">
    <w:abstractNumId w:val="300"/>
  </w:num>
  <w:num w:numId="301">
    <w:abstractNumId w:val="301"/>
  </w:num>
  <w:num w:numId="302">
    <w:abstractNumId w:val="302"/>
  </w:num>
  <w:num w:numId="303">
    <w:abstractNumId w:val="303"/>
  </w:num>
  <w:num w:numId="304">
    <w:abstractNumId w:val="304"/>
  </w:num>
  <w:num w:numId="305">
    <w:abstractNumId w:val="305"/>
  </w:num>
  <w:num w:numId="306">
    <w:abstractNumId w:val="306"/>
  </w:num>
  <w:num w:numId="307">
    <w:abstractNumId w:val="307"/>
  </w:num>
  <w:num w:numId="308">
    <w:abstractNumId w:val="308"/>
  </w:num>
  <w:num w:numId="309">
    <w:abstractNumId w:val="309"/>
  </w:num>
  <w:num w:numId="310">
    <w:abstractNumId w:val="310"/>
  </w:num>
  <w:num w:numId="311">
    <w:abstractNumId w:val="311"/>
  </w:num>
  <w:num w:numId="312">
    <w:abstractNumId w:val="312"/>
  </w:num>
  <w:num w:numId="313">
    <w:abstractNumId w:val="313"/>
  </w:num>
  <w:num w:numId="314">
    <w:abstractNumId w:val="314"/>
  </w:num>
  <w:num w:numId="315">
    <w:abstractNumId w:val="315"/>
  </w:num>
  <w:num w:numId="316">
    <w:abstractNumId w:val="316"/>
  </w:num>
  <w:num w:numId="317">
    <w:abstractNumId w:val="317"/>
  </w:num>
  <w:num w:numId="318">
    <w:abstractNumId w:val="318"/>
  </w:num>
  <w:num w:numId="319">
    <w:abstractNumId w:val="319"/>
  </w:num>
  <w:num w:numId="320">
    <w:abstractNumId w:val="320"/>
  </w:num>
  <w:num w:numId="321">
    <w:abstractNumId w:val="321"/>
  </w:num>
  <w:num w:numId="322">
    <w:abstractNumId w:val="322"/>
  </w:num>
  <w:num w:numId="323">
    <w:abstractNumId w:val="323"/>
  </w:num>
  <w:num w:numId="324">
    <w:abstractNumId w:val="324"/>
  </w:num>
  <w:num w:numId="325">
    <w:abstractNumId w:val="325"/>
  </w:num>
  <w:num w:numId="326">
    <w:abstractNumId w:val="326"/>
  </w:num>
  <w:num w:numId="327">
    <w:abstractNumId w:val="327"/>
  </w:num>
  <w:num w:numId="328">
    <w:abstractNumId w:val="328"/>
  </w:num>
  <w:num w:numId="329">
    <w:abstractNumId w:val="329"/>
  </w:num>
  <w:num w:numId="330">
    <w:abstractNumId w:val="330"/>
  </w:num>
  <w:num w:numId="331">
    <w:abstractNumId w:val="3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uk"/>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bCs w:val="1"/>
      <w:sz w:val="48"/>
      <w:szCs w:val="48"/>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7">
    <w:name w:val="heading 7"/>
    <w:link w:val="70"/>
    <w:semiHidden w:val="1"/>
    <w:qFormat w:val="1"/>
    <w:pPr>
      <w:keepNext w:val="1"/>
      <w:keepLines w:val="1"/>
      <w:spacing w:after="0" w:before="40"/>
      <w:outlineLvl w:val="6"/>
    </w:pPr>
    <w:rPr>
      <w:rFonts w:ascii="Aptos" w:hAnsi="Aptos"/>
      <w:color w:val="595959" w:themeColor="text1" w:themeTint="0000A6"/>
    </w:rPr>
  </w:style>
  <w:style w:type="paragraph" w:styleId="8">
    <w:name w:val="heading 8"/>
    <w:link w:val="80"/>
    <w:semiHidden w:val="1"/>
    <w:qFormat w:val="1"/>
    <w:pPr>
      <w:keepNext w:val="1"/>
      <w:keepLines w:val="1"/>
      <w:spacing w:after="0"/>
      <w:outlineLvl w:val="7"/>
    </w:pPr>
    <w:rPr>
      <w:rFonts w:ascii="Aptos" w:hAnsi="Aptos"/>
      <w:i w:val="1"/>
      <w:iCs w:val="1"/>
      <w:color w:val="272727" w:themeColor="text1" w:themeTint="0000D8"/>
    </w:rPr>
  </w:style>
  <w:style w:type="paragraph" w:styleId="9">
    <w:name w:val="heading 9"/>
    <w:link w:val="90"/>
    <w:semiHidden w:val="1"/>
    <w:qFormat w:val="1"/>
    <w:pPr>
      <w:keepNext w:val="1"/>
      <w:keepLines w:val="1"/>
      <w:spacing w:after="0"/>
      <w:outlineLvl w:val="8"/>
    </w:pPr>
    <w:rPr>
      <w:rFonts w:ascii="Aptos" w:hAnsi="Aptos"/>
      <w:color w:val="272727" w:themeColor="text1" w:themeTint="0000D8"/>
    </w:rPr>
  </w:style>
  <w:style w:type="character" w:styleId="a0" w:default="1">
    <w:name w:val="Default Paragraph Font"/>
    <w:uiPriority w:val="1"/>
    <w:semiHidden w:val="1"/>
    <w:unhideWhenUsed w:val="1"/>
  </w:style>
  <w:style w:type="table" w:styleId="a1" w:default="1">
    <w:name w:val="Normal Table"/>
    <w:uiPriority w:val="99"/>
    <w:semiHidden w:val="1"/>
    <w:unhideWhenUsed w:val="1"/>
    <w:tblPr>
      <w:tblInd w:w="0.0" w:type="dxa"/>
      <w:tblCellMar>
        <w:top w:w="0.0" w:type="dxa"/>
        <w:left w:w="108.0" w:type="dxa"/>
        <w:bottom w:w="0.0" w:type="dxa"/>
        <w:right w:w="108.0" w:type="dxa"/>
      </w:tblCellMar>
    </w:tblPr>
  </w:style>
  <w:style w:type="numbering" w:styleId="a2" w:default="1">
    <w:name w:val="No List"/>
    <w:uiPriority w:val="99"/>
    <w:semiHidden w:val="1"/>
    <w:unhideWhenUsed w:val="1"/>
  </w:style>
  <w:style w:type="table" w:styleId="TableNormal" w:customStyle="1">
    <w:name w:val="TableNormal"/>
    <w:tblPr>
      <w:tblCellMar>
        <w:top w:w="100.0" w:type="dxa"/>
        <w:left w:w="100.0" w:type="dxa"/>
        <w:bottom w:w="100.0" w:type="dxa"/>
        <w:right w:w="100.0" w:type="dxa"/>
      </w:tblCellMar>
    </w:tblPr>
  </w:style>
  <w:style w:type="paragraph" w:styleId="a4">
    <w:name w:val="Normal (Web)"/>
    <w:uiPriority w:val="99"/>
    <w:pPr>
      <w:spacing w:after="100" w:afterAutospacing="1" w:before="100" w:beforeAutospacing="1" w:line="240" w:lineRule="auto"/>
    </w:pPr>
    <w:rPr>
      <w:rFonts w:ascii="Times New Roman" w:hAnsi="Times New Roman"/>
      <w:sz w:val="24"/>
      <w:szCs w:val="24"/>
    </w:rPr>
  </w:style>
  <w:style w:type="paragraph" w:styleId="a5">
    <w:name w:val="annotation text"/>
    <w:link w:val="a6"/>
    <w:semiHidden w:val="1"/>
    <w:pPr>
      <w:spacing w:line="240" w:lineRule="auto"/>
    </w:pPr>
    <w:rPr>
      <w:sz w:val="20"/>
      <w:szCs w:val="20"/>
    </w:rPr>
  </w:style>
  <w:style w:type="paragraph" w:styleId="a7">
    <w:name w:val="annotation subject"/>
    <w:basedOn w:val="a5"/>
    <w:next w:val="a5"/>
    <w:link w:val="a8"/>
    <w:semiHidden w:val="1"/>
    <w:rPr>
      <w:b w:val="1"/>
      <w:bCs w:val="1"/>
    </w:rPr>
  </w:style>
  <w:style w:type="paragraph" w:styleId="rvps2" w:customStyle="1">
    <w:name w:val="rvps2"/>
    <w:pPr>
      <w:spacing w:after="100" w:afterAutospacing="1" w:before="100" w:beforeAutospacing="1" w:line="240" w:lineRule="auto"/>
    </w:pPr>
    <w:rPr>
      <w:rFonts w:ascii="Times New Roman" w:hAnsi="Times New Roman"/>
      <w:sz w:val="24"/>
      <w:szCs w:val="24"/>
    </w:rPr>
  </w:style>
  <w:style w:type="paragraph" w:styleId="a9">
    <w:name w:val="List Paragraph"/>
    <w:qFormat w:val="1"/>
    <w:pPr>
      <w:ind w:left="720"/>
      <w:contextualSpacing w:val="1"/>
    </w:pPr>
  </w:style>
  <w:style w:type="paragraph" w:styleId="TableParagraph" w:customStyle="1">
    <w:name w:val="Table Paragraph"/>
    <w:qFormat w:val="1"/>
    <w:pPr>
      <w:widowControl w:val="0"/>
      <w:spacing w:after="0" w:before="60" w:line="240" w:lineRule="auto"/>
      <w:ind w:left="241"/>
    </w:pPr>
    <w:rPr>
      <w:rFonts w:ascii="Times New Roman" w:hAnsi="Times New Roman"/>
      <w:lang w:eastAsia="en-US"/>
    </w:rPr>
  </w:style>
  <w:style w:type="paragraph" w:styleId="aa">
    <w:name w:val="Balloon Text"/>
    <w:link w:val="ab"/>
    <w:semiHidden w:val="1"/>
    <w:pPr>
      <w:spacing w:after="0" w:line="240" w:lineRule="auto"/>
    </w:pPr>
    <w:rPr>
      <w:rFonts w:ascii="Segoe UI" w:hAnsi="Segoe UI"/>
      <w:sz w:val="18"/>
      <w:szCs w:val="18"/>
    </w:rPr>
  </w:style>
  <w:style w:type="paragraph" w:styleId="msonormal0" w:customStyle="1">
    <w:name w:val="msonormal"/>
    <w:pPr>
      <w:spacing w:after="100" w:afterAutospacing="1" w:before="100" w:beforeAutospacing="1" w:line="240" w:lineRule="auto"/>
    </w:pPr>
    <w:rPr>
      <w:rFonts w:ascii="Times New Roman" w:hAnsi="Times New Roman"/>
      <w:sz w:val="24"/>
      <w:szCs w:val="24"/>
    </w:rPr>
  </w:style>
  <w:style w:type="paragraph" w:styleId="ac">
    <w:name w:val="Quote"/>
    <w:link w:val="ad"/>
    <w:qFormat w:val="1"/>
    <w:pPr>
      <w:spacing w:before="160"/>
      <w:jc w:val="center"/>
    </w:pPr>
    <w:rPr>
      <w:rFonts w:ascii="Aptos" w:hAnsi="Aptos"/>
      <w:i w:val="1"/>
      <w:iCs w:val="1"/>
      <w:color w:val="404040" w:themeColor="text1" w:themeTint="0000BF"/>
    </w:rPr>
  </w:style>
  <w:style w:type="paragraph" w:styleId="ae">
    <w:name w:val="Intense Quote"/>
    <w:link w:val="af"/>
    <w:qFormat w:val="1"/>
    <w:pPr>
      <w:pBdr>
        <w:top w:color="2f5496" w:space="10" w:sz="4" w:themeColor="accent1" w:themeShade="0000BF" w:val="single"/>
        <w:bottom w:color="2f5496" w:space="10" w:sz="4" w:themeColor="accent1" w:themeShade="0000BF" w:val="single"/>
      </w:pBdr>
      <w:spacing w:after="360" w:before="360"/>
      <w:ind w:left="864" w:right="864"/>
      <w:jc w:val="center"/>
    </w:pPr>
    <w:rPr>
      <w:rFonts w:ascii="Aptos" w:hAnsi="Aptos"/>
      <w:i w:val="1"/>
      <w:iCs w:val="1"/>
      <w:color w:val="2f5496" w:themeColor="accent1" w:themeShade="0000BF"/>
    </w:rPr>
  </w:style>
  <w:style w:type="character" w:styleId="af0">
    <w:name w:val="line number"/>
    <w:basedOn w:val="a0"/>
    <w:semiHidden w:val="1"/>
  </w:style>
  <w:style w:type="character" w:styleId="af1">
    <w:name w:val="Hyperlink"/>
    <w:basedOn w:val="a0"/>
    <w:rPr>
      <w:color w:val="0000ff"/>
      <w:u w:val="single"/>
    </w:rPr>
  </w:style>
  <w:style w:type="character" w:styleId="apple-tab-span" w:customStyle="1">
    <w:name w:val="apple-tab-span"/>
    <w:basedOn w:val="a0"/>
  </w:style>
  <w:style w:type="character" w:styleId="af2">
    <w:name w:val="annotation reference"/>
    <w:basedOn w:val="a0"/>
    <w:semiHidden w:val="1"/>
    <w:rPr>
      <w:sz w:val="16"/>
      <w:szCs w:val="16"/>
    </w:rPr>
  </w:style>
  <w:style w:type="character" w:styleId="a6" w:customStyle="1">
    <w:name w:val="Текст примітки Знак"/>
    <w:basedOn w:val="a0"/>
    <w:link w:val="a5"/>
    <w:semiHidden w:val="1"/>
    <w:rPr>
      <w:sz w:val="20"/>
      <w:szCs w:val="20"/>
    </w:rPr>
  </w:style>
  <w:style w:type="character" w:styleId="a8" w:customStyle="1">
    <w:name w:val="Тема примітки Знак"/>
    <w:basedOn w:val="a6"/>
    <w:link w:val="a7"/>
    <w:semiHidden w:val="1"/>
    <w:rPr>
      <w:b w:val="1"/>
      <w:bCs w:val="1"/>
      <w:sz w:val="20"/>
      <w:szCs w:val="20"/>
    </w:rPr>
  </w:style>
  <w:style w:type="character" w:styleId="rvts46" w:customStyle="1">
    <w:name w:val="rvts46"/>
    <w:basedOn w:val="a0"/>
  </w:style>
  <w:style w:type="character" w:styleId="rvts11" w:customStyle="1">
    <w:name w:val="rvts11"/>
    <w:basedOn w:val="a0"/>
  </w:style>
  <w:style w:type="character" w:styleId="20" w:customStyle="1">
    <w:name w:val="Заголовок 2 Знак"/>
    <w:basedOn w:val="a0"/>
    <w:rPr>
      <w:b w:val="1"/>
      <w:sz w:val="36"/>
      <w:szCs w:val="36"/>
    </w:rPr>
  </w:style>
  <w:style w:type="character" w:styleId="30" w:customStyle="1">
    <w:name w:val="Заголовок 3 Знак"/>
    <w:basedOn w:val="a0"/>
    <w:semiHidden w:val="1"/>
    <w:rPr>
      <w:b w:val="1"/>
      <w:sz w:val="28"/>
      <w:szCs w:val="28"/>
    </w:rPr>
  </w:style>
  <w:style w:type="character" w:styleId="10" w:customStyle="1">
    <w:name w:val="Заголовок 1 Знак"/>
    <w:basedOn w:val="a0"/>
    <w:rPr>
      <w:b w:val="1"/>
      <w:sz w:val="48"/>
      <w:szCs w:val="48"/>
    </w:rPr>
  </w:style>
  <w:style w:type="character" w:styleId="ab" w:customStyle="1">
    <w:name w:val="Текст у виносці Знак"/>
    <w:basedOn w:val="a0"/>
    <w:link w:val="aa"/>
    <w:semiHidden w:val="1"/>
    <w:rPr>
      <w:rFonts w:ascii="Segoe UI" w:hAnsi="Segoe UI"/>
      <w:sz w:val="18"/>
      <w:szCs w:val="18"/>
    </w:rPr>
  </w:style>
  <w:style w:type="character" w:styleId="70" w:customStyle="1">
    <w:name w:val="Заголовок 7 Знак"/>
    <w:basedOn w:val="a0"/>
    <w:link w:val="7"/>
    <w:semiHidden w:val="1"/>
    <w:rPr>
      <w:rFonts w:ascii="Aptos" w:hAnsi="Aptos"/>
      <w:color w:val="595959" w:themeColor="text1" w:themeTint="0000A6"/>
    </w:rPr>
  </w:style>
  <w:style w:type="character" w:styleId="80" w:customStyle="1">
    <w:name w:val="Заголовок 8 Знак"/>
    <w:basedOn w:val="a0"/>
    <w:link w:val="8"/>
    <w:semiHidden w:val="1"/>
    <w:rPr>
      <w:rFonts w:ascii="Aptos" w:hAnsi="Aptos"/>
      <w:i w:val="1"/>
      <w:iCs w:val="1"/>
      <w:color w:val="272727" w:themeColor="text1" w:themeTint="0000D8"/>
    </w:rPr>
  </w:style>
  <w:style w:type="character" w:styleId="90" w:customStyle="1">
    <w:name w:val="Заголовок 9 Знак"/>
    <w:basedOn w:val="a0"/>
    <w:link w:val="9"/>
    <w:semiHidden w:val="1"/>
    <w:rPr>
      <w:rFonts w:ascii="Aptos" w:hAnsi="Aptos"/>
      <w:color w:val="272727" w:themeColor="text1" w:themeTint="0000D8"/>
    </w:rPr>
  </w:style>
  <w:style w:type="character" w:styleId="ad" w:customStyle="1">
    <w:name w:val="Цитата Знак"/>
    <w:basedOn w:val="a0"/>
    <w:link w:val="ac"/>
    <w:rPr>
      <w:rFonts w:ascii="Aptos" w:hAnsi="Aptos"/>
      <w:i w:val="1"/>
      <w:iCs w:val="1"/>
      <w:color w:val="404040" w:themeColor="text1" w:themeTint="0000BF"/>
    </w:rPr>
  </w:style>
  <w:style w:type="character" w:styleId="af" w:customStyle="1">
    <w:name w:val="Насичена цитата Знак"/>
    <w:basedOn w:val="a0"/>
    <w:link w:val="ae"/>
    <w:rPr>
      <w:rFonts w:ascii="Aptos" w:hAnsi="Aptos"/>
      <w:i w:val="1"/>
      <w:iCs w:val="1"/>
      <w:color w:val="2f5496" w:themeColor="accent1" w:themeShade="0000BF"/>
    </w:rPr>
  </w:style>
  <w:style w:type="character" w:styleId="40" w:customStyle="1">
    <w:name w:val="Заголовок 4 Знак"/>
    <w:basedOn w:val="a0"/>
    <w:semiHidden w:val="1"/>
    <w:rPr>
      <w:b w:val="1"/>
      <w:sz w:val="24"/>
      <w:szCs w:val="24"/>
    </w:rPr>
  </w:style>
  <w:style w:type="character" w:styleId="50" w:customStyle="1">
    <w:name w:val="Заголовок 5 Знак"/>
    <w:basedOn w:val="a0"/>
    <w:semiHidden w:val="1"/>
    <w:rPr>
      <w:b w:val="1"/>
    </w:rPr>
  </w:style>
  <w:style w:type="character" w:styleId="60" w:customStyle="1">
    <w:name w:val="Заголовок 6 Знак"/>
    <w:basedOn w:val="a0"/>
    <w:semiHidden w:val="1"/>
    <w:rPr>
      <w:b w:val="1"/>
      <w:sz w:val="20"/>
      <w:szCs w:val="20"/>
    </w:rPr>
  </w:style>
  <w:style w:type="character" w:styleId="af3" w:customStyle="1">
    <w:name w:val="Назва Знак"/>
    <w:basedOn w:val="a0"/>
    <w:rPr>
      <w:b w:val="1"/>
      <w:sz w:val="72"/>
      <w:szCs w:val="72"/>
    </w:rPr>
  </w:style>
  <w:style w:type="character" w:styleId="af4" w:customStyle="1">
    <w:name w:val="Підзаголовок Знак"/>
    <w:basedOn w:val="a0"/>
    <w:rPr>
      <w:rFonts w:ascii="Georgia" w:hAnsi="Georgia"/>
      <w:i w:val="1"/>
      <w:color w:val="666666"/>
      <w:sz w:val="48"/>
      <w:szCs w:val="48"/>
    </w:rPr>
  </w:style>
  <w:style w:type="character" w:styleId="af5">
    <w:name w:val="Intense Emphasis"/>
    <w:basedOn w:val="a0"/>
    <w:qFormat w:val="1"/>
    <w:rPr>
      <w:i w:val="1"/>
      <w:iCs w:val="1"/>
      <w:color w:val="2f5496" w:themeColor="accent1" w:themeShade="0000BF"/>
    </w:rPr>
  </w:style>
  <w:style w:type="character" w:styleId="af6">
    <w:name w:val="Intense Reference"/>
    <w:basedOn w:val="a0"/>
    <w:qFormat w:val="1"/>
    <w:rPr>
      <w:b w:val="1"/>
      <w:bCs w:val="1"/>
      <w:smallCaps w:val="1"/>
      <w:color w:val="2f5496" w:themeColor="accent1" w:themeShade="0000BF"/>
      <w:spacing w:val="5"/>
    </w:rPr>
  </w:style>
  <w:style w:type="table" w:styleId="11">
    <w:name w:val="Table Simple 1"/>
    <w:basedOn w:val="a1"/>
    <w:tblP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Pr>
  </w:style>
  <w:style w:type="table" w:styleId="TableNormal0" w:customStyle="1">
    <w:name w:val="Table Normal"/>
    <w:tblPr>
      <w:tblCellMar>
        <w:top w:w="0.0" w:type="dxa"/>
        <w:left w:w="0.0" w:type="dxa"/>
        <w:bottom w:w="0.0" w:type="dxa"/>
        <w:right w:w="0.0" w:type="dxa"/>
      </w:tblCellMar>
    </w:tblPr>
  </w:style>
  <w:style w:type="table" w:styleId="af7" w:customStyle="1">
    <w:basedOn w:val="TableNormal0"/>
    <w:tblPr>
      <w:tblStyleRowBandSize w:val="1"/>
      <w:tblStyleColBandSize w:val="1"/>
      <w:tblCellMar>
        <w:top w:w="100.0" w:type="dxa"/>
        <w:left w:w="100.0" w:type="dxa"/>
        <w:bottom w:w="100.0" w:type="dxa"/>
        <w:right w:w="100.0" w:type="dxa"/>
      </w:tblCellMar>
    </w:tblPr>
  </w:style>
  <w:style w:type="table" w:styleId="af8">
    <w:name w:val="Table Grid"/>
    <w:basedOn w:val="a1"/>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afa" w:customStyle="1">
    <w:basedOn w:val="TableNormal"/>
    <w:tblPr>
      <w:tblStyleRowBandSize w:val="1"/>
      <w:tblStyleColBandSize w:val="1"/>
      <w:tblCellMar>
        <w:top w:w="0.0" w:type="dxa"/>
        <w:left w:w="115.0" w:type="dxa"/>
        <w:bottom w:w="0.0" w:type="dxa"/>
        <w:right w:w="115.0" w:type="dxa"/>
      </w:tblCellMar>
    </w:tblPr>
  </w:style>
  <w:style w:type="table" w:styleId="afb" w:customStyle="1">
    <w:basedOn w:val="TableNormal"/>
    <w:tblPr>
      <w:tblStyleRowBandSize w:val="1"/>
      <w:tblStyleColBandSize w:val="1"/>
      <w:tblCellMar>
        <w:top w:w="0.0" w:type="dxa"/>
        <w:left w:w="115.0" w:type="dxa"/>
        <w:bottom w:w="0.0" w:type="dxa"/>
        <w:right w:w="115.0" w:type="dxa"/>
      </w:tblCellMar>
    </w:tblPr>
  </w:style>
  <w:style w:type="table" w:styleId="afc" w:customStyle="1">
    <w:basedOn w:val="TableNormal"/>
    <w:tblPr>
      <w:tblStyleRowBandSize w:val="1"/>
      <w:tblStyleColBandSize w:val="1"/>
      <w:tblCellMar>
        <w:top w:w="0.0" w:type="dxa"/>
        <w:left w:w="115.0" w:type="dxa"/>
        <w:bottom w:w="0.0" w:type="dxa"/>
        <w:right w:w="115.0" w:type="dxa"/>
      </w:tblCellMar>
    </w:tblPr>
  </w:style>
  <w:style w:type="table" w:styleId="afd" w:customStyle="1">
    <w:basedOn w:val="TableNormal"/>
    <w:tblPr>
      <w:tblStyleRowBandSize w:val="1"/>
      <w:tblStyleColBandSize w:val="1"/>
      <w:tblCellMar>
        <w:top w:w="0.0" w:type="dxa"/>
        <w:left w:w="115.0" w:type="dxa"/>
        <w:bottom w:w="0.0" w:type="dxa"/>
        <w:right w:w="115.0" w:type="dxa"/>
      </w:tblCellMar>
    </w:tblPr>
  </w:style>
  <w:style w:type="table" w:styleId="afe" w:customStyle="1">
    <w:basedOn w:val="TableNormal"/>
    <w:tblPr>
      <w:tblStyleRowBandSize w:val="1"/>
      <w:tblStyleColBandSize w:val="1"/>
      <w:tblCellMar>
        <w:top w:w="0.0" w:type="dxa"/>
        <w:left w:w="115.0" w:type="dxa"/>
        <w:bottom w:w="0.0" w:type="dxa"/>
        <w:right w:w="115.0" w:type="dxa"/>
      </w:tblCellMar>
    </w:tblPr>
  </w:style>
  <w:style w:type="table" w:styleId="aff" w:customStyle="1">
    <w:basedOn w:val="TableNormal"/>
    <w:tblPr>
      <w:tblStyleRowBandSize w:val="1"/>
      <w:tblStyleColBandSize w:val="1"/>
      <w:tblCellMar>
        <w:top w:w="0.0" w:type="dxa"/>
        <w:left w:w="115.0" w:type="dxa"/>
        <w:bottom w:w="0.0" w:type="dxa"/>
        <w:right w:w="115.0" w:type="dxa"/>
      </w:tblCellMar>
    </w:tblPr>
  </w:style>
  <w:style w:type="paragraph" w:styleId="Subtitle">
    <w:name w:val="Subtitle"/>
    <w:basedOn w:val="Normal"/>
    <w:next w:val="Normal"/>
    <w:pPr>
      <w:keepNext w:val="1"/>
      <w:keepLines w:val="1"/>
      <w:pBdr>
        <w:top w:space="0" w:sz="0" w:val="nil"/>
        <w:left w:space="0" w:sz="0" w:val="nil"/>
        <w:bottom w:space="0" w:sz="0" w:val="nil"/>
        <w:right w:space="0" w:sz="0" w:val="nil"/>
        <w:between w:space="0" w:sz="0" w:val="nil"/>
      </w:pBdr>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15.0" w:type="dxa"/>
        <w:left w:w="15.0" w:type="dxa"/>
        <w:bottom w:w="15.0" w:type="dxa"/>
        <w:right w:w="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loinc.org/52973-5" TargetMode="External"/><Relationship Id="rId11" Type="http://schemas.openxmlformats.org/officeDocument/2006/relationships/hyperlink" Target="https://services.dtkt.ua/classifiers/prof/subgroups/820" TargetMode="External"/><Relationship Id="rId10" Type="http://schemas.openxmlformats.org/officeDocument/2006/relationships/hyperlink" Target="https://services.dtkt.ua/classifiers/prof/subgroups/820" TargetMode="External"/><Relationship Id="rId13" Type="http://schemas.openxmlformats.org/officeDocument/2006/relationships/hyperlink" Target="https://loinc.org/46099-8" TargetMode="External"/><Relationship Id="rId12" Type="http://schemas.openxmlformats.org/officeDocument/2006/relationships/hyperlink" Target="https://loinc.org/16362-6"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yperlink" Target="https://zakon.rada.gov.ua/laws/show/174-2023-%D0%BF" TargetMode="External"/><Relationship Id="rId15" Type="http://schemas.openxmlformats.org/officeDocument/2006/relationships/hyperlink" Target="https://loinc.org/14800-7" TargetMode="External"/><Relationship Id="rId14" Type="http://schemas.openxmlformats.org/officeDocument/2006/relationships/hyperlink" Target="https://loinc.org/14933-6" TargetMode="External"/><Relationship Id="rId17" Type="http://schemas.openxmlformats.org/officeDocument/2006/relationships/hyperlink" Target="https://loinc.org/38477-6" TargetMode="External"/><Relationship Id="rId16" Type="http://schemas.openxmlformats.org/officeDocument/2006/relationships/hyperlink" Target="https://loinc.org/2399-4" TargetMode="External"/><Relationship Id="rId5" Type="http://schemas.openxmlformats.org/officeDocument/2006/relationships/numbering" Target="numbering.xml"/><Relationship Id="rId19" Type="http://schemas.openxmlformats.org/officeDocument/2006/relationships/hyperlink" Target="https://loinc.org/13953-5" TargetMode="External"/><Relationship Id="rId6" Type="http://schemas.openxmlformats.org/officeDocument/2006/relationships/styles" Target="styles.xml"/><Relationship Id="rId18" Type="http://schemas.openxmlformats.org/officeDocument/2006/relationships/hyperlink" Target="https://loinc.org/104263-9" TargetMode="External"/><Relationship Id="rId7" Type="http://schemas.openxmlformats.org/officeDocument/2006/relationships/customXml" Target="../customXML/item1.xml"/><Relationship Id="rId8" Type="http://schemas.microsoft.com/office/2011/relationships/commentsExtended" Target="commentsExtended.xml"/></Relationships>
</file>

<file path=word/theme/theme1.xml><?xml version="1.0" encoding="utf-8"?>
<a:theme xmlns:a="http://schemas.openxmlformats.org/drawingml/2006/main" name="Тема Office">
  <a:themeElements>
    <a:clrScheme name="Офіс">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Офіс">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Офіс">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tileRect/>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tileRect/>
        </a:gradFill>
      </a:fillStyleLst>
      <a:lnStyleLst>
        <a:ln w="6350" cmpd="sng" algn="ctr">
          <a:solidFill>
            <a:schemeClr val="phClr"/>
          </a:solidFill>
          <a:prstDash val="solid"/>
          <a:miter lim="800000"/>
        </a:ln>
        <a:ln w="12700" cmpd="sng" algn="ctr">
          <a:solidFill>
            <a:schemeClr val="phClr"/>
          </a:solidFill>
          <a:prstDash val="solid"/>
          <a:miter lim="800000"/>
        </a:ln>
        <a:ln w="19050"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LVQCY5BNUU6l+q+2fi5zWPTSTDQ==">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2024-09-09T13:52:00Z</dcterms:created>
  <dc:creator>Елена Ковалёва</dc:creator>
</cp:coreProperties>
</file>