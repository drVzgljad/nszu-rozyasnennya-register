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2">
      <w:pPr>
        <w:pStyle w:val="Heading1"/>
        <w:spacing w:line="276" w:lineRule="auto"/>
        <w:ind w:left="1080" w:hanging="360"/>
        <w:jc w:val="center"/>
        <w:rPr>
          <w:rFonts w:ascii="Times New Roman" w:cs="Times New Roman" w:eastAsia="Times New Roman" w:hAnsi="Times New Roman"/>
          <w:sz w:val="24"/>
          <w:szCs w:val="24"/>
          <w:highlight w:val="white"/>
        </w:rPr>
      </w:pPr>
      <w:bookmarkStart w:colFirst="0" w:colLast="0" w:name="_heading=h.6seelpmznipp" w:id="28"/>
      <w:bookmarkEnd w:id="28"/>
      <w:r w:rsidDel="00000000" w:rsidR="00000000" w:rsidRPr="00000000">
        <w:rPr>
          <w:rFonts w:ascii="Times New Roman" w:cs="Times New Roman" w:eastAsia="Times New Roman" w:hAnsi="Times New Roman"/>
          <w:sz w:val="24"/>
          <w:szCs w:val="24"/>
          <w:highlight w:val="white"/>
          <w:rtl w:val="0"/>
        </w:rPr>
        <w:t xml:space="preserve">15.БРОНХОСКОПІЯ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3">
      <w:pPr>
        <w:keepLines w:val="1"/>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4">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5">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Видача направлення для проведення рентгенологічного дослідження органів грудної порожнини (за умови відсутності обстеження) для планування об’єму маніпуляції, а також запобігання ускладнень при її виконанні.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6">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Консультація пацієнта/пацієнтки лікарем-анестезіологом перед проведенням анестезіологічного забезпечення з метою виявлення протипоказань або інших важливих аспектів щодо забезпечення безпеки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7">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Діагностична бронхоскопія для візуального огляду дихальних шляхів без проведення ендоскопічних маніпуляцій.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8">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Бронхоскопія для візуального огляду дихальних шляхів із ендоскопічною маніпуляцією(зокрема, взяттям матеріалу для гістологічного дослідження) та/або ендоскопічною операцією.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9">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Оцінювання структури гортані, трахеї та бронхів, вигляду слизової, виду та якості секрету, каркасності стінок трахеї і бронхів, характеру судинного малюнка, кровоточивості слизової при інструментальній пальпації, а також виявлення ендобронхіальних утворень, інфільтраційних змін слизової, порушення структури трахеобронхіального дерева, із взяттям матеріалу на цитологічне та гістологічне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A">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місцевої або загальної анестезії.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B">
      <w:pPr>
        <w:keepLines w:val="1"/>
        <w:spacing w:after="0" w:line="240" w:lineRule="auto"/>
        <w:ind w:left="10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b w:val="1"/>
          <w:bCs w:val="1"/>
          <w:sz w:val="24"/>
          <w:szCs w:val="24"/>
          <w:rtl w:val="0"/>
        </w:rPr>
        <w:t xml:space="preserve"> Забір біологічного матеріалу, видача направлення, зокрема електронного, та організація транспортування біологічного матеріалу, взятого під час проведення процедури, в лабораторію для проведення прижиттєвої патологоанатомічної діагностики.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C">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D">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E">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пацієнта/пацієнтки для отримання спеціалізованої медичної допомоги, інших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6F">
      <w:pPr>
        <w:keepLines w:val="1"/>
        <w:spacing w:after="20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Запис результатів обстеження (фото/відеофіксація) на цифровий носій пацієнта/пацієнтки (за бажанням).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0">
      <w:pPr>
        <w:keepLines w:val="1"/>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БРОНХОСКОПІЯ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1">
      <w:pPr>
        <w:keepLines w:val="1"/>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2">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3">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 </w:t>
      </w:r>
      <w:r w:rsidDel="00000000" w:rsidR="00000000" w:rsidRPr="00000000">
        <w:rPr>
          <w:rFonts w:ascii="Times New Roman" w:cs="Times New Roman" w:eastAsia="Times New Roman" w:hAnsi="Times New Roman"/>
          <w:sz w:val="24"/>
          <w:szCs w:val="24"/>
          <w:rtl w:val="0"/>
        </w:rPr>
        <w:t xml:space="preserve">амбулаторно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4">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5">
      <w:pPr>
        <w:keepLines w:val="1"/>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6">
      <w:pPr>
        <w:keepLines w:val="1"/>
        <w:numPr>
          <w:ilvl w:val="0"/>
          <w:numId w:val="26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7">
      <w:pPr>
        <w:keepLines w:val="1"/>
        <w:numPr>
          <w:ilvl w:val="0"/>
          <w:numId w:val="26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лікуючого лікаря та вік пацієнта/пацієнтки – від 50 років.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8">
      <w:pPr>
        <w:keepLines w:val="1"/>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9">
      <w:pPr>
        <w:keepLines w:val="1"/>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A">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Аналіз та оцінка наявних результатів попередніх рентгенологічних досліджень органів грудної порожнини та/або комп’ютерної томографії пацієнта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B">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пацієнтів на рентгенологічне дослідження органів грудної порожнини перед проведенням бронхоскопії для планування об’єму маніпуляції, а також запобігання ускладнень при її виконанні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C">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фотофіксації всього дослідження (щонайменше 8 знімків, що зберігаються в медичній документації) та/або повної відеофіксації зі збереженням цифрових фото/відеоматеріалів протягом 2 років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D">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прижиттєвої патологоанатомічної діагностики у закладі охорони здоров’я (ЗОЗ) або забезпечення транспортування біопсійного або іншого біологічного матеріалу (з дотриманням встановлених правил та норм для транспортування біологічного матеріалу) в лабораторію іншого ЗОЗ, який має у своєму складі патологоанатомічне відділення/лабораторію, або патологоанатомічне бюро / центр, для проведення патогістологічного/цитологічного дослідження на підставі договорів укладених між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E">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кімнати/зони спостереження за станом пацієнтів  після ендоскопічного дослідження/втручання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7F">
      <w:pPr>
        <w:keepLines w:val="1"/>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окремого приміщення для проведення очищення, дезінфекції/стерилізації гнучких ендоскопів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0">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для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1">
      <w:pPr>
        <w:keepLines w:val="1"/>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2">
      <w:pPr>
        <w:keepLines w:val="1"/>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3">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4">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5">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6">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          </w:t>
        <w:tab/>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7">
      <w:pPr>
        <w:keepLines w:val="1"/>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8">
      <w:pPr>
        <w:keepLines w:val="1"/>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9">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A">
      <w:pPr>
        <w:keepLines w:val="1"/>
        <w:spacing w:after="0" w:line="240"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Лікар-ендоскопіст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B">
      <w:pPr>
        <w:keepLines w:val="1"/>
        <w:spacing w:after="0" w:line="240"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Сестра медична </w:t>
      </w:r>
      <w:sdt>
        <w:sdtPr>
          <w:id w:val="5839192"/>
          <w:tag w:val="goog_rdk_230"/>
        </w:sdtPr>
        <w:sdtContent>
          <w:ins w:author="Julia" w:id="113" w:date="2026-05-18T11:39:41Z">
            <w:r w:rsidDel="00000000" w:rsidR="00000000" w:rsidRPr="00000000">
              <w:rPr>
                <w:rFonts w:ascii="Times New Roman" w:cs="Times New Roman" w:eastAsia="Times New Roman" w:hAnsi="Times New Roman"/>
                <w:sz w:val="24"/>
                <w:szCs w:val="24"/>
                <w:rtl w:val="0"/>
              </w:rPr>
              <w:t xml:space="preserve">/ </w:t>
            </w:r>
          </w:ins>
        </w:sdtContent>
      </w:sdt>
      <w:sdt>
        <w:sdtPr>
          <w:id w:val="-1282390615"/>
          <w:tag w:val="goog_rdk_231"/>
        </w:sdtPr>
        <w:sdtContent>
          <w:del w:author="Julia" w:id="113" w:date="2026-05-18T11:39:41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963485119"/>
          <w:tag w:val="goog_rdk_232"/>
        </w:sdtPr>
        <w:sdtContent>
          <w:del w:author="Julia" w:id="114" w:date="2026-05-18T11:39:44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C">
      <w:pPr>
        <w:keepLines w:val="1"/>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D">
      <w:pPr>
        <w:keepLines w:val="1"/>
        <w:spacing w:after="0" w:line="240" w:lineRule="auto"/>
        <w:ind w:left="114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Лікар-анестезіолог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E">
      <w:pPr>
        <w:keepLines w:val="1"/>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8F">
      <w:pPr>
        <w:keepLines w:val="1"/>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0">
      <w:pPr>
        <w:keepLines w:val="1"/>
        <w:spacing w:after="0" w:line="240" w:lineRule="auto"/>
        <w:ind w:left="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(кабінет)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1">
      <w:pPr>
        <w:keepLines w:val="1"/>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щонайменше 10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2">
      <w:pPr>
        <w:keepLines w:val="1"/>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ендоскопічної візуалізації з відеобронхоскопом;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3">
      <w:pPr>
        <w:keepLines w:val="1"/>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4">
      <w:pPr>
        <w:keepLines w:val="1"/>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5">
      <w:pPr>
        <w:keepLines w:val="1"/>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тонометр;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6">
      <w:pPr>
        <w:keepLines w:val="1"/>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7">
      <w:pPr>
        <w:keepLines w:val="1"/>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8">
      <w:pPr>
        <w:keepLines w:val="1"/>
        <w:spacing w:after="0" w:line="240" w:lineRule="auto"/>
        <w:ind w:left="560" w:hanging="28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9">
      <w:pPr>
        <w:keepLines w:val="1"/>
        <w:spacing w:after="0" w:line="240" w:lineRule="auto"/>
        <w:ind w:left="5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(за місцем розташування кабінету)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A">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B">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C">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D">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E">
      <w:pPr>
        <w:keepLines w:val="1"/>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9F">
      <w:pPr>
        <w:keepLines w:val="1"/>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0">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ендоскопія,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1">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2">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3">
      <w:pPr>
        <w:keepLines w:val="1"/>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4">
      <w:pPr>
        <w:keepLines w:val="1"/>
        <w:spacing w:after="0" w:line="240" w:lineRule="auto"/>
        <w:ind w:left="1080" w:hanging="36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5">
      <w:pPr>
        <w:keepNext w:val="1"/>
        <w:keepLines w:val="1"/>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4"/>
          <w:szCs w:val="24"/>
        </w:rPr>
      </w:pPr>
      <w:bookmarkStart w:colFirst="0" w:colLast="0" w:name="_heading=h.yt1f8t9ojk6p" w:id="29"/>
      <w:bookmarkEnd w:id="29"/>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