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D">
      <w:pPr>
        <w:pStyle w:val="Heading1"/>
        <w:shd w:fill="ffffff" w:val="clear"/>
        <w:spacing w:line="240" w:lineRule="auto"/>
        <w:ind w:left="1420" w:firstLine="0"/>
        <w:jc w:val="center"/>
        <w:rPr>
          <w:rFonts w:ascii="Times New Roman" w:cs="Times New Roman" w:eastAsia="Times New Roman" w:hAnsi="Times New Roman"/>
          <w:sz w:val="24"/>
          <w:szCs w:val="24"/>
        </w:rPr>
      </w:pPr>
      <w:bookmarkStart w:colFirst="0" w:colLast="0" w:name="_heading=h.5li99u7exrlh" w:id="46"/>
      <w:bookmarkEnd w:id="46"/>
      <w:r w:rsidDel="00000000" w:rsidR="00000000" w:rsidRPr="00000000">
        <w:rPr>
          <w:rFonts w:ascii="Times New Roman" w:cs="Times New Roman" w:eastAsia="Times New Roman" w:hAnsi="Times New Roman"/>
          <w:sz w:val="24"/>
          <w:szCs w:val="24"/>
          <w:rtl w:val="0"/>
        </w:rPr>
        <w:t xml:space="preserve">42. ГОТОВНІСТЬ ЗАКЛАДУ ОХОРОНИ ЗДОРОВ’Я ДО НАДАННЯ МЕДИЧНОЇ ДОПОМОГИ В НАДЗВИЧАЙНИХ СИТУАЦІЯХ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E">
      <w:pPr>
        <w:shd w:fill="ffffff" w:val="clear"/>
        <w:spacing w:after="300" w:line="240" w:lineRule="auto"/>
        <w:ind w:left="74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F">
      <w:pPr>
        <w:numPr>
          <w:ilvl w:val="0"/>
          <w:numId w:val="41"/>
        </w:numPr>
        <w:shd w:fill="ffffff" w:val="clear"/>
        <w:spacing w:after="0" w:before="24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Забезпечення огляду пацієнта/пацієнтки з визначенням </w:t>
      </w:r>
      <w:r w:rsidDel="00000000" w:rsidR="00000000" w:rsidRPr="00000000">
        <w:rPr>
          <w:rFonts w:ascii="Times New Roman" w:cs="Times New Roman" w:eastAsia="Times New Roman" w:hAnsi="Times New Roman"/>
          <w:b w:val="1"/>
          <w:bCs w:val="1"/>
          <w:sz w:val="24"/>
          <w:szCs w:val="24"/>
          <w:rtl w:val="0"/>
        </w:rPr>
        <w:t xml:space="preserve">його/її</w:t>
      </w:r>
      <w:r w:rsidDel="00000000" w:rsidR="00000000" w:rsidRPr="00000000">
        <w:rPr>
          <w:rFonts w:ascii="Times New Roman" w:cs="Times New Roman" w:eastAsia="Times New Roman" w:hAnsi="Times New Roman"/>
          <w:b w:val="1"/>
          <w:bCs w:val="1"/>
          <w:sz w:val="24"/>
          <w:szCs w:val="24"/>
          <w:rtl w:val="0"/>
        </w:rPr>
        <w:t xml:space="preserve"> подальшої маршрутизації.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0">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необхідних лабораторних досліджень, </w:t>
      </w:r>
      <w:r w:rsidDel="00000000" w:rsidR="00000000" w:rsidRPr="00000000">
        <w:rPr>
          <w:rFonts w:ascii="Times New Roman" w:cs="Times New Roman" w:eastAsia="Times New Roman" w:hAnsi="Times New Roman"/>
          <w:sz w:val="24"/>
          <w:szCs w:val="24"/>
          <w:rtl w:val="0"/>
        </w:rPr>
        <w:t xml:space="preserve">зокрема: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1">
      <w:pPr>
        <w:numPr>
          <w:ilvl w:val="0"/>
          <w:numId w:val="4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розгорнутий клінічний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2">
      <w:pPr>
        <w:numPr>
          <w:ilvl w:val="0"/>
          <w:numId w:val="4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групи крові і резус-фактора;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3">
      <w:pPr>
        <w:numPr>
          <w:ilvl w:val="0"/>
          <w:numId w:val="4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біохімічний аналіз крові (загальний білок, альбумін, альфа-амілаза, аспартатамінотрансфераза (АсАТ), аланінамінотрансфераза (АлАТ), білірубін і його фракції (загальний, прямий, непрямий), креатинін, сечовина, сечова кислота, лактат, електроліти, тропонін, феритин), С-реактивний білок та прокальцитонін;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4">
      <w:pPr>
        <w:numPr>
          <w:ilvl w:val="0"/>
          <w:numId w:val="4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коагуляційний гемостаз (тромбіновий час, активований частковий (парціальний) тромбопластиновий час (АЧТЧ або АПТЧ), міжнародне нормалізоване відношення (МНВ), D-димер);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5">
      <w:pPr>
        <w:numPr>
          <w:ilvl w:val="0"/>
          <w:numId w:val="4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6">
      <w:pPr>
        <w:numPr>
          <w:ilvl w:val="0"/>
          <w:numId w:val="4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сечі загальний;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7">
      <w:pPr>
        <w:numPr>
          <w:ilvl w:val="0"/>
          <w:numId w:val="4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сечі на кетони (ацетон);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8">
      <w:pPr>
        <w:numPr>
          <w:ilvl w:val="0"/>
          <w:numId w:val="4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9">
      <w:pPr>
        <w:numPr>
          <w:ilvl w:val="0"/>
          <w:numId w:val="4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імунологічні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A">
      <w:pPr>
        <w:numPr>
          <w:ilvl w:val="0"/>
          <w:numId w:val="4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B">
      <w:pPr>
        <w:numPr>
          <w:ilvl w:val="0"/>
          <w:numId w:val="4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лабораторні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C">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необхідних інструментальних досліджень</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відповідно до </w:t>
      </w:r>
      <w:r w:rsidDel="00000000" w:rsidR="00000000" w:rsidRPr="00000000">
        <w:rPr>
          <w:rFonts w:ascii="Times New Roman" w:cs="Times New Roman" w:eastAsia="Times New Roman" w:hAnsi="Times New Roman"/>
          <w:sz w:val="24"/>
          <w:szCs w:val="24"/>
          <w:rtl w:val="0"/>
        </w:rPr>
        <w:t xml:space="preserve">галузевих</w:t>
      </w:r>
      <w:r w:rsidDel="00000000" w:rsidR="00000000" w:rsidRPr="00000000">
        <w:rPr>
          <w:rFonts w:ascii="Times New Roman" w:cs="Times New Roman" w:eastAsia="Times New Roman" w:hAnsi="Times New Roman"/>
          <w:sz w:val="24"/>
          <w:szCs w:val="24"/>
          <w:rtl w:val="0"/>
        </w:rPr>
        <w:t xml:space="preserve">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D">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медичної допомоги постраждалим у надзвичайних ситуаціях (НС), включаючи травми/політравми, ураження хімічного та радіаційного характеру, отруєння, захворювання та стани, та/або інфекційні захворювання, зокрема особливо небезпечні інфекційні хвороби (ОНІХ), відповідно до галузевих стандартів та медико-технологічних документів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E">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Своєчасне знеболення на всіх етапах діагностики та лікування, </w:t>
      </w:r>
      <w:r w:rsidDel="00000000" w:rsidR="00000000" w:rsidRPr="00000000">
        <w:rPr>
          <w:rFonts w:ascii="Times New Roman" w:cs="Times New Roman" w:eastAsia="Times New Roman" w:hAnsi="Times New Roman"/>
          <w:sz w:val="24"/>
          <w:szCs w:val="24"/>
          <w:rtl w:val="0"/>
        </w:rPr>
        <w:t xml:space="preserve">зокрема,</w:t>
      </w:r>
      <w:r w:rsidDel="00000000" w:rsidR="00000000" w:rsidRPr="00000000">
        <w:rPr>
          <w:rFonts w:ascii="Times New Roman" w:cs="Times New Roman" w:eastAsia="Times New Roman" w:hAnsi="Times New Roman"/>
          <w:sz w:val="24"/>
          <w:szCs w:val="24"/>
          <w:rtl w:val="0"/>
        </w:rPr>
        <w:t xml:space="preserve"> обов’язкове анестезіологічне забезпечення під час виконання всіх інвазивних діагностичних та лікувальних процедур, які цього потребують, цілодобовий доступ до ненаркотичних та наркотичних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6F">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медикаментозної терапії та профілактики і лікування </w:t>
      </w:r>
      <w:r w:rsidDel="00000000" w:rsidR="00000000" w:rsidRPr="00000000">
        <w:rPr>
          <w:rFonts w:ascii="Times New Roman" w:cs="Times New Roman" w:eastAsia="Times New Roman" w:hAnsi="Times New Roman"/>
          <w:sz w:val="24"/>
          <w:szCs w:val="24"/>
          <w:rtl w:val="0"/>
        </w:rPr>
        <w:t xml:space="preserve">болю,</w:t>
      </w:r>
      <w:r w:rsidDel="00000000" w:rsidR="00000000" w:rsidRPr="00000000">
        <w:rPr>
          <w:rFonts w:ascii="Times New Roman" w:cs="Times New Roman" w:eastAsia="Times New Roman" w:hAnsi="Times New Roman"/>
          <w:sz w:val="24"/>
          <w:szCs w:val="24"/>
          <w:rtl w:val="0"/>
        </w:rPr>
        <w:t xml:space="preserve"> хворобливих відчуттів у постраждалих при НС.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0">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4746"/>
          <w:sz w:val="24"/>
          <w:szCs w:val="24"/>
          <w:rtl w:val="0"/>
        </w:rPr>
        <w:t xml:space="preserve">Забезпечення прохідності дихальних шляхів інструментальними та хірургічними методами.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1">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кисневої, респіраторної (неінвазивної та інвазивної) </w:t>
      </w:r>
      <w:r w:rsidDel="00000000" w:rsidR="00000000" w:rsidRPr="00000000">
        <w:rPr>
          <w:rFonts w:ascii="Times New Roman" w:cs="Times New Roman" w:eastAsia="Times New Roman" w:hAnsi="Times New Roman"/>
          <w:sz w:val="24"/>
          <w:szCs w:val="24"/>
          <w:rtl w:val="0"/>
        </w:rPr>
        <w:t xml:space="preserve">підтримки.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2">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цілодобового лікарського та медсестринського спостереження  за станом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3">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інтенсивної терапії пацієнту/пацієнтці у випадку виникнення у нього/неї загрозливих для життя станів.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4">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Консультування, зокрема, телемедичне консультування пацієнта/пацієнтки лікарями – спеціалістами інших підрозділів ЗОЗ або інших надавачів медичних послуг щодо надання медичної допомоги постраждалим внаслідок НС, зокрема, із застосуванням консиліумів лікарів з використанням засобів телемедицини.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5">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Підготовка та направлення пацієнта/пацієнтки до спеціалізованого ЗОЗ відповідно до клінічних маршрутів пацієнтів.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6">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w:t>
      </w:r>
      <w:r w:rsidDel="00000000" w:rsidR="00000000" w:rsidRPr="00000000">
        <w:rPr>
          <w:rFonts w:ascii="Times New Roman" w:cs="Times New Roman" w:eastAsia="Times New Roman" w:hAnsi="Times New Roman"/>
          <w:b w:val="1"/>
          <w:bCs w:val="1"/>
          <w:sz w:val="24"/>
          <w:szCs w:val="24"/>
          <w:rtl w:val="0"/>
        </w:rPr>
        <w:t xml:space="preserve">базової</w:t>
      </w:r>
      <w:r w:rsidDel="00000000" w:rsidR="00000000" w:rsidRPr="00000000">
        <w:rPr>
          <w:rFonts w:ascii="Times New Roman" w:cs="Times New Roman" w:eastAsia="Times New Roman" w:hAnsi="Times New Roman"/>
          <w:sz w:val="24"/>
          <w:szCs w:val="24"/>
          <w:rtl w:val="0"/>
        </w:rPr>
        <w:t xml:space="preserve"> психологічної </w:t>
      </w:r>
      <w:r w:rsidDel="00000000" w:rsidR="00000000" w:rsidRPr="00000000">
        <w:rPr>
          <w:rFonts w:ascii="Times New Roman" w:cs="Times New Roman" w:eastAsia="Times New Roman" w:hAnsi="Times New Roman"/>
          <w:b w:val="1"/>
          <w:bCs w:val="1"/>
          <w:sz w:val="24"/>
          <w:szCs w:val="24"/>
          <w:rtl w:val="0"/>
        </w:rPr>
        <w:t xml:space="preserve">допомоги</w:t>
      </w:r>
      <w:r w:rsidDel="00000000" w:rsidR="00000000" w:rsidRPr="00000000">
        <w:rPr>
          <w:rFonts w:ascii="Times New Roman" w:cs="Times New Roman" w:eastAsia="Times New Roman" w:hAnsi="Times New Roman"/>
          <w:sz w:val="24"/>
          <w:szCs w:val="24"/>
          <w:rtl w:val="0"/>
        </w:rPr>
        <w:t xml:space="preserve"> пацієнту/пацієнтці та його/її </w:t>
      </w:r>
      <w:r w:rsidDel="00000000" w:rsidR="00000000" w:rsidRPr="00000000">
        <w:rPr>
          <w:rFonts w:ascii="Times New Roman" w:cs="Times New Roman" w:eastAsia="Times New Roman" w:hAnsi="Times New Roman"/>
          <w:sz w:val="24"/>
          <w:szCs w:val="24"/>
          <w:rtl w:val="0"/>
        </w:rPr>
        <w:t xml:space="preserve">родичам.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7">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харчуванням в умовах стаціонару із </w:t>
      </w:r>
      <w:r w:rsidDel="00000000" w:rsidR="00000000" w:rsidRPr="00000000">
        <w:rPr>
          <w:rFonts w:ascii="Times New Roman" w:cs="Times New Roman" w:eastAsia="Times New Roman" w:hAnsi="Times New Roman"/>
          <w:b w:val="1"/>
          <w:bCs w:val="1"/>
          <w:color w:val="1f1f1f"/>
          <w:sz w:val="24"/>
          <w:szCs w:val="24"/>
          <w:highlight w:val="white"/>
          <w:rtl w:val="0"/>
        </w:rPr>
        <w:t xml:space="preserve">формуванням резервів продуктів харчування</w:t>
      </w:r>
      <w:r w:rsidDel="00000000" w:rsidR="00000000" w:rsidRPr="00000000">
        <w:rPr>
          <w:rFonts w:ascii="Times New Roman" w:cs="Times New Roman" w:eastAsia="Times New Roman" w:hAnsi="Times New Roman"/>
          <w:sz w:val="24"/>
          <w:szCs w:val="24"/>
          <w:rtl w:val="0"/>
        </w:rPr>
        <w:t xml:space="preserve">, зокрема, для дітей віком до трьох років, </w:t>
      </w:r>
      <w:r w:rsidDel="00000000" w:rsidR="00000000" w:rsidRPr="00000000">
        <w:rPr>
          <w:rFonts w:ascii="Times New Roman" w:cs="Times New Roman" w:eastAsia="Times New Roman" w:hAnsi="Times New Roman"/>
          <w:b w:val="1"/>
          <w:bCs w:val="1"/>
          <w:sz w:val="24"/>
          <w:szCs w:val="24"/>
          <w:rtl w:val="0"/>
        </w:rPr>
        <w:t xml:space="preserve">матерів, які госпіталізовані разом зі своїми дітьми</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8">
      <w:pPr>
        <w:numPr>
          <w:ilvl w:val="0"/>
          <w:numId w:val="4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допомоги, зокрема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9">
      <w:pP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A">
      <w:pP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B">
      <w:pPr>
        <w:shd w:fill="ffffff" w:val="clear"/>
        <w:spacing w:after="440" w:line="240" w:lineRule="auto"/>
        <w:ind w:left="74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ГОТОВНІСТЬ ДО НАДАННЯ МЕДИЧНОЇ ДОПОМОГИ В НАДЗВИЧАЙНИХ СИТУАЦІЯХ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C">
      <w:pPr>
        <w:shd w:fill="ffffff" w:val="clear"/>
        <w:spacing w:after="440" w:line="240" w:lineRule="auto"/>
        <w:ind w:left="74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D">
      <w:pPr>
        <w:shd w:fill="ffffff" w:val="clea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стаціонарно.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E">
      <w:pPr>
        <w:shd w:fill="ffffff" w:val="clear"/>
        <w:spacing w:after="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7F">
      <w:pPr>
        <w:shd w:fill="ffffff" w:val="clear"/>
        <w:spacing w:after="0" w:line="240" w:lineRule="auto"/>
        <w:ind w:left="900" w:right="1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0">
      <w:pPr>
        <w:shd w:fill="ffffff" w:val="clear"/>
        <w:spacing w:after="0" w:line="240" w:lineRule="auto"/>
        <w:ind w:left="900" w:right="1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1">
      <w:pPr>
        <w:shd w:fill="ffffff" w:val="clear"/>
        <w:spacing w:after="0" w:line="240" w:lineRule="auto"/>
        <w:ind w:left="900" w:right="1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доставлення бригадою екстреної (швидкої)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2">
      <w:pPr>
        <w:shd w:fill="ffffff" w:val="clear"/>
        <w:spacing w:after="0" w:line="240" w:lineRule="auto"/>
        <w:ind w:left="900" w:right="1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переведення з іншого ЗОЗ та/або клінічного підрозділу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3">
      <w:pPr>
        <w:shd w:fill="ffffff" w:val="clear"/>
        <w:spacing w:after="0" w:line="240" w:lineRule="auto"/>
        <w:ind w:left="900" w:right="1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самозвернення.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4">
      <w:pPr>
        <w:shd w:fill="ffffff" w:val="clea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5">
      <w:pPr>
        <w:shd w:fill="ffffff" w:val="clear"/>
        <w:spacing w:after="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6">
      <w:pPr>
        <w:numPr>
          <w:ilvl w:val="0"/>
          <w:numId w:val="38"/>
        </w:numPr>
        <w:shd w:fill="ffffff" w:val="clea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Забезпечення готовності до цілодобового масового поступлення пацієнтів до ЗОЗ під час ліквідації наслідків НС, в тому числі міжнародного значення, </w:t>
      </w:r>
      <w:r w:rsidDel="00000000" w:rsidR="00000000" w:rsidRPr="00000000">
        <w:rPr>
          <w:rFonts w:ascii="Roboto" w:cs="Roboto" w:eastAsia="Roboto" w:hAnsi="Roboto"/>
          <w:b w:val="1"/>
          <w:bCs w:val="1"/>
          <w:color w:val="1f1f1f"/>
          <w:sz w:val="21"/>
          <w:szCs w:val="21"/>
          <w:rtl w:val="0"/>
        </w:rPr>
        <w:t xml:space="preserve">включаючи загрозу транскордонного поширення інфекційних хвороб</w:t>
      </w:r>
      <w:r w:rsidDel="00000000" w:rsidR="00000000" w:rsidRPr="00000000">
        <w:rPr>
          <w:rFonts w:ascii="Times New Roman" w:cs="Times New Roman" w:eastAsia="Times New Roman" w:hAnsi="Times New Roman"/>
          <w:b w:val="1"/>
          <w:b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7">
      <w:pPr>
        <w:numPr>
          <w:ilvl w:val="0"/>
          <w:numId w:val="38"/>
        </w:numPr>
        <w:shd w:fill="ffffff" w:val="clea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переліку ЗОЗ та інших заходів для переміщення (переведення) пацієнтів, які потребують подальшого стаціонарного лікування, у разі потреби, залежно від виду та масштабу НС, </w:t>
      </w:r>
      <w:r w:rsidDel="00000000" w:rsidR="00000000" w:rsidRPr="00000000">
        <w:rPr>
          <w:rFonts w:ascii="Roboto" w:cs="Roboto" w:eastAsia="Roboto" w:hAnsi="Roboto"/>
          <w:b w:val="1"/>
          <w:bCs w:val="1"/>
          <w:color w:val="1f1f1f"/>
          <w:sz w:val="21"/>
          <w:szCs w:val="21"/>
          <w:rtl w:val="0"/>
        </w:rPr>
        <w:t xml:space="preserve">включаючи події з потенційним транскордонним поширенням, що можуть мати міжнародне значення</w:t>
      </w:r>
      <w:r w:rsidDel="00000000" w:rsidR="00000000" w:rsidRPr="00000000">
        <w:rPr>
          <w:rFonts w:ascii="Times New Roman" w:cs="Times New Roman" w:eastAsia="Times New Roman" w:hAnsi="Times New Roman"/>
          <w:b w:val="1"/>
          <w:b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8">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сортування при масовому поступленні пацієнтів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9">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відділення екстреної (невідкладної) медичної допомоги, що відповідає вимогам Типового положення про відділення екстреної (невідкладної) медичної допомоги, затвердженого МОЗ та/або приймального відділення з приймально-оглядовим приміщеннями (в умовах інфекційного стаціонару), а також резервних приміщень готових до масового надходження постраждалих та їх первинного огляду, сортування, надання невідкладної медичної допомоги та визначення  подальшої маршрутизації.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A">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відділення анестезіології та інтенсивної терапії та/або інтенсивної терапії загального профілю, обладнаного відповідно до табелю матеріально-технічного оснащення - щонайменше 9 ліжок.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B">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маршрутів пацієнтів, основних структурних підрозділів  лікарні, що включені у маршрут,</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необхідних (резервних)  ресурсів для забезпечення безперебійної роботи  при  наданні медичної допомоги пацієнтам.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C">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у ЗОЗ затверджених планів з реагування на НС, </w:t>
      </w:r>
      <w:r w:rsidDel="00000000" w:rsidR="00000000" w:rsidRPr="00000000">
        <w:rPr>
          <w:rFonts w:ascii="Times New Roman" w:cs="Times New Roman" w:eastAsia="Times New Roman" w:hAnsi="Times New Roman"/>
          <w:b w:val="1"/>
          <w:bCs w:val="1"/>
          <w:sz w:val="24"/>
          <w:szCs w:val="24"/>
          <w:rtl w:val="0"/>
        </w:rPr>
        <w:t xml:space="preserve">з </w:t>
      </w:r>
      <w:r w:rsidDel="00000000" w:rsidR="00000000" w:rsidRPr="00000000">
        <w:rPr>
          <w:rFonts w:ascii="Roboto" w:cs="Roboto" w:eastAsia="Roboto" w:hAnsi="Roboto"/>
          <w:b w:val="1"/>
          <w:bCs w:val="1"/>
          <w:color w:val="1f1f1f"/>
          <w:sz w:val="21"/>
          <w:szCs w:val="21"/>
          <w:rtl w:val="0"/>
        </w:rPr>
        <w:t xml:space="preserve">визначенням ролей персоналу та алгоритму дій у разі масового поступлення пацієнтів, а також з надання медичної допомоги при НС</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D">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у ЗОЗ внутрішнього наказу щодо переліку і </w:t>
      </w:r>
      <w:r w:rsidDel="00000000" w:rsidR="00000000" w:rsidRPr="00000000">
        <w:rPr>
          <w:rFonts w:ascii="Roboto" w:cs="Roboto" w:eastAsia="Roboto" w:hAnsi="Roboto"/>
          <w:color w:val="1f1f1f"/>
          <w:sz w:val="21"/>
          <w:szCs w:val="21"/>
          <w:highlight w:val="white"/>
          <w:rtl w:val="0"/>
        </w:rPr>
        <w:t xml:space="preserve">функціональних обов’язків</w:t>
      </w:r>
      <w:r w:rsidDel="00000000" w:rsidR="00000000" w:rsidRPr="00000000">
        <w:rPr>
          <w:rFonts w:ascii="Times New Roman" w:cs="Times New Roman" w:eastAsia="Times New Roman" w:hAnsi="Times New Roman"/>
          <w:sz w:val="24"/>
          <w:szCs w:val="24"/>
          <w:rtl w:val="0"/>
        </w:rPr>
        <w:t xml:space="preserve"> медичних та інших працівників, які будуть задіяні до надання медичної допомоги у разі масових надходжень пацієнтів після НС, зокрема  біологічного та/або  інфекційного, та/або хімічного, та/або радіаційно-ядерного, та/або природного характеру, та/або внаслідок військових  дій, </w:t>
      </w:r>
      <w:r w:rsidDel="00000000" w:rsidR="00000000" w:rsidRPr="00000000">
        <w:rPr>
          <w:rFonts w:ascii="Roboto" w:cs="Roboto" w:eastAsia="Roboto" w:hAnsi="Roboto"/>
          <w:b w:val="1"/>
          <w:bCs w:val="1"/>
          <w:color w:val="1f1f1f"/>
          <w:sz w:val="21"/>
          <w:szCs w:val="21"/>
          <w:rtl w:val="0"/>
        </w:rPr>
        <w:t xml:space="preserve">а також у разі настання подій із загрозою транскордонного поширення та/або таких, що можуть мати міжнародне значення</w:t>
      </w:r>
      <w:r w:rsidDel="00000000" w:rsidR="00000000" w:rsidRPr="00000000">
        <w:rPr>
          <w:rFonts w:ascii="Times New Roman" w:cs="Times New Roman" w:eastAsia="Times New Roman" w:hAnsi="Times New Roman"/>
          <w:b w:val="1"/>
          <w:b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E">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та проведення спеціальних навчань/тренінгів </w:t>
      </w:r>
      <w:r w:rsidDel="00000000" w:rsidR="00000000" w:rsidRPr="00000000">
        <w:rPr>
          <w:rFonts w:ascii="Times New Roman" w:cs="Times New Roman" w:eastAsia="Times New Roman" w:hAnsi="Times New Roman"/>
          <w:sz w:val="24"/>
          <w:szCs w:val="24"/>
          <w:rtl w:val="0"/>
        </w:rPr>
        <w:t xml:space="preserve">персон</w:t>
      </w:r>
      <w:r w:rsidDel="00000000" w:rsidR="00000000" w:rsidRPr="00000000">
        <w:rPr>
          <w:rFonts w:ascii="Times New Roman" w:cs="Times New Roman" w:eastAsia="Times New Roman" w:hAnsi="Times New Roman"/>
          <w:sz w:val="24"/>
          <w:szCs w:val="24"/>
          <w:rtl w:val="0"/>
        </w:rPr>
        <w:t xml:space="preserve">алу</w:t>
      </w:r>
      <w:r w:rsidDel="00000000" w:rsidR="00000000" w:rsidRPr="00000000">
        <w:rPr>
          <w:rFonts w:ascii="Times New Roman" w:cs="Times New Roman" w:eastAsia="Times New Roman" w:hAnsi="Times New Roman"/>
          <w:sz w:val="24"/>
          <w:szCs w:val="24"/>
          <w:rtl w:val="0"/>
        </w:rPr>
        <w:t xml:space="preserve"> щодо сортування пацієнтів, організації та наданні медичної допомоги в разі масового надходження постраждалих внаслідок НС відповідно до вражаючого чинника, </w:t>
      </w:r>
      <w:r w:rsidDel="00000000" w:rsidR="00000000" w:rsidRPr="00000000">
        <w:rPr>
          <w:rFonts w:ascii="Roboto" w:cs="Roboto" w:eastAsia="Roboto" w:hAnsi="Roboto"/>
          <w:b w:val="1"/>
          <w:bCs w:val="1"/>
          <w:color w:val="1f1f1f"/>
          <w:sz w:val="21"/>
          <w:szCs w:val="21"/>
          <w:rtl w:val="0"/>
        </w:rPr>
        <w:t xml:space="preserve">у тому числі подій, що можуть мати міжнародне значення, зокрема із загрозою транскордонного поширення інфекційних хвороб,</w:t>
      </w:r>
      <w:r w:rsidDel="00000000" w:rsidR="00000000" w:rsidRPr="00000000">
        <w:rPr>
          <w:rFonts w:ascii="Times New Roman" w:cs="Times New Roman" w:eastAsia="Times New Roman" w:hAnsi="Times New Roman"/>
          <w:sz w:val="24"/>
          <w:szCs w:val="24"/>
          <w:rtl w:val="0"/>
        </w:rPr>
        <w:t xml:space="preserve"> надання медичної допомоги контамінованим пацієнтам (хімічного, біологічного, радіаційного походження), застосування персоналом засобів індивідуального захисту.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8F">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надійного засобу ідентифікації співробітників ЗОЗ, пацієнтів, відвідувачів в умовах НС.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0">
      <w:pPr>
        <w:numPr>
          <w:ilvl w:val="0"/>
          <w:numId w:val="38"/>
        </w:numPr>
        <w:shd w:fill="ffffff" w:val="clear"/>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Roboto" w:cs="Roboto" w:eastAsia="Roboto" w:hAnsi="Roboto"/>
          <w:b w:val="1"/>
          <w:bCs w:val="1"/>
          <w:color w:val="1f1f1f"/>
          <w:sz w:val="21"/>
          <w:szCs w:val="21"/>
          <w:highlight w:val="white"/>
          <w:rtl w:val="0"/>
        </w:rPr>
        <w:t xml:space="preserve">Забезпечення розділення потоків </w:t>
      </w:r>
      <w:r w:rsidDel="00000000" w:rsidR="00000000" w:rsidRPr="00000000">
        <w:rPr>
          <w:rFonts w:ascii="Roboto" w:cs="Roboto" w:eastAsia="Roboto" w:hAnsi="Roboto"/>
          <w:b w:val="1"/>
          <w:bCs w:val="1"/>
          <w:color w:val="1f1f1f"/>
          <w:sz w:val="21"/>
          <w:szCs w:val="21"/>
          <w:rtl w:val="0"/>
        </w:rPr>
        <w:t xml:space="preserve">пацієнтів відповідно до категорії, зокрема пацієнтів із підозрою або встановленим інфекційним захворюванням, під час масового надходження пацієнтів.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1">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розподілення потоків пацієнтів на контамінованих, для подальшого проведення деконтамінації/деактивації/дезінфекції, та пацієнтів, які не потребують проведення цього комплексу медико-санітарних заходів.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2">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Roboto" w:cs="Roboto" w:eastAsia="Roboto" w:hAnsi="Roboto"/>
          <w:b w:val="1"/>
          <w:bCs w:val="1"/>
          <w:color w:val="1f1f1f"/>
          <w:sz w:val="21"/>
          <w:szCs w:val="21"/>
          <w:highlight w:val="white"/>
          <w:rtl w:val="0"/>
        </w:rPr>
        <w:t xml:space="preserve">Наявність внутрішнього наказу </w:t>
      </w:r>
      <w:r w:rsidDel="00000000" w:rsidR="00000000" w:rsidRPr="00000000">
        <w:rPr>
          <w:rFonts w:ascii="Roboto" w:cs="Roboto" w:eastAsia="Roboto" w:hAnsi="Roboto"/>
          <w:b w:val="1"/>
          <w:bCs w:val="1"/>
          <w:color w:val="1f1f1f"/>
          <w:sz w:val="21"/>
          <w:szCs w:val="21"/>
          <w:rtl w:val="0"/>
        </w:rPr>
        <w:t xml:space="preserve">про затвердження переліку медичних працівників за спеціальностями до 10% від персоналу лікарні, для залучення їх для подолання наслідків надзвичайної ситуації поза межами закладу охорони здоров’я</w:t>
      </w:r>
      <w:r w:rsidDel="00000000" w:rsidR="00000000" w:rsidRPr="00000000">
        <w:rPr>
          <w:rFonts w:ascii="Times New Roman" w:cs="Times New Roman" w:eastAsia="Times New Roman" w:hAnsi="Times New Roman"/>
          <w:b w:val="1"/>
          <w:bCs w:val="1"/>
          <w:sz w:val="24"/>
          <w:szCs w:val="24"/>
          <w:rtl w:val="0"/>
        </w:rPr>
        <w:t xml:space="preserve">, ведення обліку таких працівників.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3">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ізоляції пацієнтів, які будуть її потребувати.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4">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резервних відокремлених приміщень для розгортання додаткових ліжок.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5">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Готовність до цілодобового забезпечення лікарського та медсестринського спостереження  за пацієнтами.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6">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Готовність до цілодобового забезпечення проведення лабораторних та інструментальних досліджень у ЗОЗ, або на умовах оренди, або договору підряду, або на інших умовах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7">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Готовність до цілодобового забезпечення компонентами та препаратами крові, а також створення їх запасів для ЗОЗ, готових приймати постраждалих від травм.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8">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зокрема засобами телемедицини, для своєчасного та ефективного надання медичної допомоги пацієнтам, постраждалим внаслідок НС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9">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кожного медичного працівника засобами індивідуального захисту  залежно від вражаючого фактору.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A">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Виділення спеціальних місць для сортування та збирання медичних відходів, забезпечення їх утилізації.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B">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необхідною кількістю засобів дезінфекції, які можуть бути використані для обробки медичного обладнання багаторазового використання (дезінфектанти, які зареєстровані МОЗ України).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C">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технічної можливості розгортання деконтамінаційних систем для проведення деконтамінації/деактивації/дезінфекції при масових надходженням контамінованих постраждалих (пропускна здатність мінімум 50 осіб на годину), розгортання санітарного майданчика для обробки транспорту (мінімум на 3 машини). Забезпечення можливості збору (відстоювання) стічних вод від деконтамінаційних систем для подальшої утилізації (вивезення) таких вод.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D">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E">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9F">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0">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1">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(створення, утримання та поповнення запасів відповідно до національних рекомендацій, регіональних та місцевих матеріальних резервів, спрямованих на запобігання і ліквідацію наслідків НС та надання термінової допомоги постраждалому населенню),</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закуплених ЗОЗ або отриманих для виконання програм та здійснення централізованих заходів з охорони здоров’я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2">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Зберігання у складських приміщеннях заброньованого та постійно оновлюваного запасу медичних виробів та допоміжних засобів до них, високовартісного медичного обладнання, необхідного для проведення оперативних втручань, екстреної іммобілізації, а також запасу критично важливих лікарських засобів, зокрема, знеболювальних, антибіотиків, імунобіологічних препаратів (вакцин), антисептичних засобів, засобів індивідуального захисту тощо (медичний кошик).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3">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Готовність до з</w:t>
      </w:r>
      <w:r w:rsidDel="00000000" w:rsidR="00000000" w:rsidRPr="00000000">
        <w:rPr>
          <w:rFonts w:ascii="Times New Roman" w:cs="Times New Roman" w:eastAsia="Times New Roman" w:hAnsi="Times New Roman"/>
          <w:sz w:val="24"/>
          <w:szCs w:val="24"/>
          <w:rtl w:val="0"/>
        </w:rPr>
        <w:t xml:space="preserve">абезпечення дотримання принципів безбар’єрності та інклюзії при наданні медичної допомоги, зокрема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4">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оцінки стану здоров’я пацієнтів, зокрема, виявлення ознак насильства та дотримання вимог законодавства у сфері протидії насильству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5">
      <w:pPr>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6">
      <w:pPr>
        <w:keepLines w:val="1"/>
        <w:numPr>
          <w:ilvl w:val="0"/>
          <w:numId w:val="3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w:t>
      </w:r>
      <w:r w:rsidDel="00000000" w:rsidR="00000000" w:rsidRPr="00000000">
        <w:rPr>
          <w:rFonts w:ascii="Times New Roman" w:cs="Times New Roman" w:eastAsia="Times New Roman" w:hAnsi="Times New Roman"/>
          <w:sz w:val="24"/>
          <w:szCs w:val="24"/>
          <w:rtl w:val="0"/>
        </w:rPr>
        <w:t xml:space="preserve">ікарів-інтернів, які</w:t>
      </w:r>
      <w:r w:rsidDel="00000000" w:rsidR="00000000" w:rsidRPr="00000000">
        <w:rPr>
          <w:rFonts w:ascii="Times New Roman" w:cs="Times New Roman" w:eastAsia="Times New Roman" w:hAnsi="Times New Roman"/>
          <w:sz w:val="24"/>
          <w:szCs w:val="24"/>
          <w:rtl w:val="0"/>
        </w:rPr>
        <w:t xml:space="preserve">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7">
      <w:pPr>
        <w:shd w:fill="ffffff" w:val="clear"/>
        <w:spacing w:after="2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8">
      <w:pPr>
        <w:shd w:fill="ffffff" w:val="clear"/>
        <w:spacing w:after="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спеціалізації та кількості фахівців, які працюють на посадах: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9">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A">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Для ЗОЗ інфекційного профілю: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B">
      <w:pPr>
        <w:shd w:fill="ffffff" w:val="clear"/>
        <w:spacing w:after="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Лікар-інфекціоніст та/або лікар-інфекціоніст дитячий – щонайменше 6 осіб із зазначеного переліку, 4 з яких за основним місцем роботи в цьому ЗОЗ та 2 за основним місцем роботи в цьому ЗОЗ або за сумісництвом для забезпечення надання цілодобової допомоги пацієнтам, постраждалим від НС інфекційного характеру.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C">
      <w:pPr>
        <w:shd w:fill="ffffff" w:val="clear"/>
        <w:spacing w:after="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538068499"/>
          <w:tag w:val="goog_rdk_286"/>
        </w:sdtPr>
        <w:sdtContent>
          <w:ins w:author="Julia" w:id="134" w:date="2026-05-18T13:51:11Z">
            <w:r w:rsidDel="00000000" w:rsidR="00000000" w:rsidRPr="00000000">
              <w:rPr>
                <w:rFonts w:ascii="Times New Roman" w:cs="Times New Roman" w:eastAsia="Times New Roman" w:hAnsi="Times New Roman"/>
                <w:sz w:val="24"/>
                <w:szCs w:val="24"/>
                <w:rtl w:val="0"/>
              </w:rPr>
              <w:t xml:space="preserve">/</w:t>
            </w:r>
          </w:ins>
        </w:sdtContent>
      </w:sdt>
      <w:sdt>
        <w:sdtPr>
          <w:id w:val="-200892734"/>
          <w:tag w:val="goog_rdk_287"/>
        </w:sdtPr>
        <w:sdtContent>
          <w:del w:author="Julia" w:id="134" w:date="2026-05-18T13:51:11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531843745"/>
          <w:tag w:val="goog_rdk_288"/>
        </w:sdtPr>
        <w:sdtContent>
          <w:del w:author="Julia" w:id="135" w:date="2026-05-18T13:51:14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16 особи, 12 з яких за основним місцем роботи в цьому ЗОЗ та 4 за основним місцем роботи в цьому ЗОЗ або за сумісництвом та можуть забезпечити надання цілодобової допомоги постраждалим.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D">
      <w:pPr>
        <w:shd w:fill="ffffff" w:val="clea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E">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ЗОЗ неінфекційного профілю: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AF">
      <w:pPr>
        <w:shd w:fill="ffffff" w:val="clear"/>
        <w:spacing w:after="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Лікар будь-якої спеціальності терапевтичного профілю (лікар-терапевт, та/або лікар-терапевт підлітковий, та/або лікар-алерголог, та/або лікар-алерголог дитячий, та/або лікар-гастроентеролог, та/або лікар-гастроентеролог дитячий, та/або лікар-гематолог, та/або лікар-гематолог дитячий, та/або лікар-геріатр, та/або лікар-дерматовенеролог, та/або лікар-дерматовенеролог дитячий, та/або лікар-ендокринолог, та/або лікар-ендокринолог дитячий, та/або лікар-імунолог, та/або лікар-імунолог дитячий, та/або лікар-імунолог клінічний, та/або лікар- кардіолог, та/або лікар-кардіолог дитячий, та/або лікар-кардіоревматолог дитячий, та/або лікар-невропатолог, та/або лікар-невролог дитячий, та/або лікар-</w:t>
      </w:r>
      <w:sdt>
        <w:sdtPr>
          <w:id w:val="1420999318"/>
          <w:tag w:val="goog_rdk_289"/>
        </w:sdtPr>
        <w:sdtContent>
          <w:del w:author="Julia" w:id="136" w:date="2026-05-18T13:53:35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нефролог, та/або лікар-нефролог дитячий, та/або лікар-педіатр, та/або лікар-педіатр-неонатолог, та/або лікар-пульмонолог, та/або лікар-пульмонолог дитячий, та/або лікар-ревматолог, та/або лікар-ревматолог дитячий, та/або лікар-токсиколог) - щонайменше 6 осіб, 4 з яких за основним місцем роботи в цьому ЗОЗ та 2 за основним місцем роботи в цьому ЗОЗ або за сумісництвом, для забезпечення надання цілодобової допомоги пацієнтам, постраждалим від НС неінфекційного характеру.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0">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Лікар-ортопед </w:t>
      </w:r>
      <w:sdt>
        <w:sdtPr>
          <w:id w:val="-1344027455"/>
          <w:tag w:val="goog_rdk_290"/>
        </w:sdtPr>
        <w:sdtContent>
          <w:ins w:author="Julia" w:id="137" w:date="2026-05-18T13:53:55Z">
            <w:r w:rsidDel="00000000" w:rsidR="00000000" w:rsidRPr="00000000">
              <w:rPr>
                <w:rFonts w:ascii="Times New Roman" w:cs="Times New Roman" w:eastAsia="Times New Roman" w:hAnsi="Times New Roman"/>
                <w:sz w:val="24"/>
                <w:szCs w:val="24"/>
                <w:rtl w:val="0"/>
              </w:rPr>
              <w:t xml:space="preserve">-</w:t>
            </w:r>
          </w:ins>
        </w:sdtContent>
      </w:sdt>
      <w:sdt>
        <w:sdtPr>
          <w:id w:val="-1336823768"/>
          <w:tag w:val="goog_rdk_291"/>
        </w:sdtPr>
        <w:sdtContent>
          <w:del w:author="Julia" w:id="137" w:date="2026-05-18T13:53:55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травматолог  та/або  лікар-ортопед-травматолог  дитячий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1">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щонайменше 3 особи, які працюють за основним місцем роботи в цьому ЗОЗ або за сумісництвом, для забезпечення надання цілодобової допомоги пацієнтам, постраждалим від НС неінфекційного характеру.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2">
      <w:pPr>
        <w:shd w:fill="ffffff" w:val="clear"/>
        <w:spacing w:after="24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Лікар будь-якої спеціальності хірургічного профілю (лікар-акушер-гінеколог та/або лікар-гінеколог дитячого та підліткового віку, та/або лікар-гінеколог-</w:t>
      </w:r>
      <w:sdt>
        <w:sdtPr>
          <w:id w:val="-1634825882"/>
          <w:tag w:val="goog_rdk_292"/>
        </w:sdtPr>
        <w:sdtContent>
          <w:del w:author="Julia" w:id="138" w:date="2026-05-18T13:54:07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онколог, та/або лікар-кардіолог інтервенційний, та/або лікар-комбустіолог, та/або лікар-нейрохірург, та/або лікар-нейрохірург дитячий, та/або лікар-онколог, та/або лікар-онколог дитячий, та/або лікар-отоларинголог, та/або лікар-отоларинголог дитячий, та/або лікар-отоларинголог-онколог, та/або лікар-офтальмолог, та/або лікар-офтальмолог дитячий, та/або лікар-уролог, та/або лікар-уролог дитячий, та/або лікар-хірург, та/або лікар-хірург дитячий, та/або лікар-хірург-проктолог, та/або лікар-хірург-онколог, та/або лікар-хірург судинний, та/або лікар-хірург серцево-судинний, та/або лікар-хірург торакальний, та/або лікар-хірург щелепно-лицевий)</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щонайменше 3 особи, 2 з яких за основним місцем роботи в цьому ЗОЗ та 1 за основним місцем роботи в цьому ЗОЗ або за сумісництвом, для забезпечення надання цілодобової допомоги пацієнтам, постраждалим від НС неінфекційного характеру.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3">
      <w:pPr>
        <w:shd w:fill="ffffff" w:val="clear"/>
        <w:spacing w:after="24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Сестра медична</w:t>
      </w:r>
      <w:sdt>
        <w:sdtPr>
          <w:id w:val="2147474551"/>
          <w:tag w:val="goog_rdk_293"/>
        </w:sdtPr>
        <w:sdtContent>
          <w:ins w:author="Julia" w:id="139" w:date="2026-05-18T13:55:52Z">
            <w:r w:rsidDel="00000000" w:rsidR="00000000" w:rsidRPr="00000000">
              <w:rPr>
                <w:rFonts w:ascii="Times New Roman" w:cs="Times New Roman" w:eastAsia="Times New Roman" w:hAnsi="Times New Roman"/>
                <w:sz w:val="24"/>
                <w:szCs w:val="24"/>
                <w:rtl w:val="0"/>
              </w:rPr>
              <w:t xml:space="preserve">/</w:t>
            </w:r>
          </w:ins>
        </w:sdtContent>
      </w:sdt>
      <w:sdt>
        <w:sdtPr>
          <w:id w:val="980915538"/>
          <w:tag w:val="goog_rdk_294"/>
        </w:sdtPr>
        <w:sdtContent>
          <w:del w:author="Julia" w:id="139" w:date="2026-05-18T13:55:52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705852386"/>
          <w:tag w:val="goog_rdk_295"/>
        </w:sdtPr>
        <w:sdtContent>
          <w:del w:author="Julia" w:id="140" w:date="2026-05-18T13:55:56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16 особи, 12 з яких за основним місцем роботи в цьому ЗОЗ та 4 за основним місцем роботи в цьому ЗОЗ або за сумісництвом та можуть забезпечити надання цілодобової допомоги постраждалим.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4">
      <w:pPr>
        <w:shd w:fill="ffffff" w:val="clear"/>
        <w:spacing w:after="0" w:before="240" w:line="240" w:lineRule="auto"/>
        <w:ind w:right="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 відділенні анестезіології та інтенсивної терапії та/або відділенні інтенсивної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5">
      <w:pPr>
        <w:shd w:fill="ffffff" w:val="clear"/>
        <w:spacing w:after="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Лікар-анестезіолог та/або лікар-анестезіолог дитячий – щонайменше 4 особи із зазначеного переліку, 2 з яких за основним місцем роботи в цьому ЗОЗ та 2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6">
      <w:pPr>
        <w:shd w:fill="ffffff" w:val="clear"/>
        <w:spacing w:after="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1107968606"/>
          <w:tag w:val="goog_rdk_296"/>
        </w:sdtPr>
        <w:sdtContent>
          <w:ins w:author="Julia" w:id="141" w:date="2026-05-18T13:56:02Z">
            <w:r w:rsidDel="00000000" w:rsidR="00000000" w:rsidRPr="00000000">
              <w:rPr>
                <w:rFonts w:ascii="Times New Roman" w:cs="Times New Roman" w:eastAsia="Times New Roman" w:hAnsi="Times New Roman"/>
                <w:sz w:val="24"/>
                <w:szCs w:val="24"/>
                <w:rtl w:val="0"/>
              </w:rPr>
              <w:t xml:space="preserve">/</w:t>
            </w:r>
          </w:ins>
        </w:sdtContent>
      </w:sdt>
      <w:sdt>
        <w:sdtPr>
          <w:id w:val="-1116799053"/>
          <w:tag w:val="goog_rdk_297"/>
        </w:sdtPr>
        <w:sdtContent>
          <w:del w:author="Julia" w:id="141" w:date="2026-05-18T13:56:02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422223671"/>
          <w:tag w:val="goog_rdk_298"/>
        </w:sdtPr>
        <w:sdtContent>
          <w:del w:author="Julia" w:id="142" w:date="2026-05-18T13:56:0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12 осіб, 8 з яких за основним місцем роботи в цьому ЗОЗ та 4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7">
      <w:pPr>
        <w:shd w:fill="ffffff" w:val="clear"/>
        <w:spacing w:after="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 відділенні екстреної (невідкладної) медичної допомоги (</w:t>
      </w:r>
      <w:r w:rsidDel="00000000" w:rsidR="00000000" w:rsidRPr="00000000">
        <w:rPr>
          <w:rFonts w:ascii="Times New Roman" w:cs="Times New Roman" w:eastAsia="Times New Roman" w:hAnsi="Times New Roman"/>
          <w:sz w:val="24"/>
          <w:szCs w:val="24"/>
          <w:rtl w:val="0"/>
        </w:rPr>
        <w:t xml:space="preserve">для неінфекційних ЗОЗ):</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8">
      <w:pPr>
        <w:shd w:fill="ffffff" w:val="clear"/>
        <w:spacing w:after="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 з медицини невідкладних станів – щонайменше 2 особи,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9">
      <w:pPr>
        <w:shd w:fill="ffffff" w:val="clear"/>
        <w:spacing w:after="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597920381"/>
          <w:tag w:val="goog_rdk_299"/>
        </w:sdtPr>
        <w:sdtContent>
          <w:ins w:author="Julia" w:id="143" w:date="2026-05-18T13:56:12Z">
            <w:r w:rsidDel="00000000" w:rsidR="00000000" w:rsidRPr="00000000">
              <w:rPr>
                <w:rFonts w:ascii="Times New Roman" w:cs="Times New Roman" w:eastAsia="Times New Roman" w:hAnsi="Times New Roman"/>
                <w:sz w:val="24"/>
                <w:szCs w:val="24"/>
                <w:rtl w:val="0"/>
              </w:rPr>
              <w:t xml:space="preserve">/</w:t>
            </w:r>
          </w:ins>
        </w:sdtContent>
      </w:sdt>
      <w:sdt>
        <w:sdtPr>
          <w:id w:val="1703375929"/>
          <w:tag w:val="goog_rdk_300"/>
        </w:sdtPr>
        <w:sdtContent>
          <w:del w:author="Julia" w:id="143" w:date="2026-05-18T13:56:12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477327644"/>
          <w:tag w:val="goog_rdk_301"/>
        </w:sdtPr>
        <w:sdtContent>
          <w:del w:author="Julia" w:id="144" w:date="2026-05-18T13:56:1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та/або фельдшер, та/або фельдшер з медицини невідкладних </w:t>
      </w:r>
      <w:r w:rsidDel="00000000" w:rsidR="00000000" w:rsidRPr="00000000">
        <w:rPr>
          <w:rFonts w:ascii="Times New Roman" w:cs="Times New Roman" w:eastAsia="Times New Roman" w:hAnsi="Times New Roman"/>
          <w:sz w:val="24"/>
          <w:szCs w:val="24"/>
          <w:rtl w:val="0"/>
        </w:rPr>
        <w:t xml:space="preserve">станів</w:t>
      </w:r>
      <w:r w:rsidDel="00000000" w:rsidR="00000000" w:rsidRPr="00000000">
        <w:rPr>
          <w:rFonts w:ascii="Times New Roman" w:cs="Times New Roman" w:eastAsia="Times New Roman" w:hAnsi="Times New Roman"/>
          <w:sz w:val="24"/>
          <w:szCs w:val="24"/>
          <w:rtl w:val="0"/>
        </w:rPr>
        <w:t xml:space="preserve">, та/або </w:t>
      </w:r>
      <w:r w:rsidDel="00000000" w:rsidR="00000000" w:rsidRPr="00000000">
        <w:rPr>
          <w:rFonts w:ascii="Times New Roman" w:cs="Times New Roman" w:eastAsia="Times New Roman" w:hAnsi="Times New Roman"/>
          <w:b w:val="1"/>
          <w:bCs w:val="1"/>
          <w:sz w:val="24"/>
          <w:szCs w:val="24"/>
          <w:rtl w:val="0"/>
        </w:rPr>
        <w:t xml:space="preserve">парамедик</w:t>
      </w:r>
      <w:r w:rsidDel="00000000" w:rsidR="00000000" w:rsidRPr="00000000">
        <w:rPr>
          <w:rFonts w:ascii="Times New Roman" w:cs="Times New Roman" w:eastAsia="Times New Roman" w:hAnsi="Times New Roman"/>
          <w:sz w:val="24"/>
          <w:szCs w:val="24"/>
          <w:rtl w:val="0"/>
        </w:rPr>
        <w:t xml:space="preserve"> – щонайменше 4 особи із зазначеного переліку, 2 з яких за основним місцем роботи в цьому ЗОЗ та 2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A">
      <w:pPr>
        <w:shd w:fill="ffffff" w:val="clea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B">
      <w:pPr>
        <w:shd w:fill="ffffff" w:val="clear"/>
        <w:spacing w:after="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 з ультразвукової діагностики – щонайменше 2 особи,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C">
      <w:pPr>
        <w:shd w:fill="ffffff" w:val="clear"/>
        <w:spacing w:after="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Лікар-рентгенолог – щонайменше 2 особи,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D">
      <w:pPr>
        <w:shd w:fill="ffffff" w:val="clear"/>
        <w:spacing w:after="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Лікар-психолог та/або лікар-психотерапевт, та/або клінічний психолог, та/або психолог – щонайменше 1 особа із зазначеного переліку,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E">
      <w:pPr>
        <w:shd w:fill="ffffff" w:val="clear"/>
        <w:spacing w:after="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Лікар-лаборант та/або лікар-бактеріолог, та/бо бактеріолог та/або біохімік – щонайменше 2 особи із зазначеного переліку, які працюють за основним місцем роботи у цьому ЗОЗ</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BF">
      <w:pPr>
        <w:shd w:fill="ffffff" w:val="clear"/>
        <w:spacing w:after="0" w:before="24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 Фельдшер-лаборант та/або цитоморфолог, та/або лаборант клініко-</w:t>
      </w:r>
      <w:sdt>
        <w:sdtPr>
          <w:id w:val="935204672"/>
          <w:tag w:val="goog_rdk_302"/>
        </w:sdtPr>
        <w:sdtContent>
          <w:del w:author="Julia" w:id="145" w:date="2026-05-18T13:56:48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0">
      <w:pPr>
        <w:shd w:fill="ffffff" w:val="clear"/>
        <w:spacing w:after="2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1">
      <w:pPr>
        <w:shd w:fill="ffffff" w:val="clear"/>
        <w:spacing w:after="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2">
      <w:pPr>
        <w:numPr>
          <w:ilvl w:val="0"/>
          <w:numId w:val="34"/>
        </w:numPr>
        <w:shd w:fill="ffffff" w:val="clear"/>
        <w:spacing w:after="0"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місцем надання медичних послуг (визначені підрозділи для госпіталізації пацієнтів, постраждалих  внаслідок НС):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3">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sdt>
        <w:sdtPr>
          <w:id w:val="1086959433"/>
          <w:tag w:val="goog_rdk_303"/>
        </w:sdtPr>
        <w:sdtContent>
          <w:commentRangeStart w:id="79"/>
        </w:sdtContent>
      </w:sdt>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4">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commentRangeEnd w:id="79"/>
      <w:r w:rsidDel="00000000" w:rsidR="00000000" w:rsidRPr="00000000">
        <w:commentReference w:id="79"/>
      </w:r>
      <w:r w:rsidDel="00000000" w:rsidR="00000000" w:rsidRPr="00000000">
        <w:rPr>
          <w:rFonts w:ascii="Times New Roman" w:cs="Times New Roman" w:eastAsia="Times New Roman" w:hAnsi="Times New Roman"/>
          <w:sz w:val="24"/>
          <w:szCs w:val="24"/>
          <w:rtl w:val="0"/>
        </w:rPr>
        <w:t xml:space="preserve">централізована та/або змішана, та/або децентралізована система постачання кисню з наявністю кисневих вихідних точок (розеток) у не менш ніж 20% ліжок відділення, (місця надання послуги), без урахування ліжок інтенсивної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5">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6">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ультразвукової візуалізації, зокрема на основі ефекту Доплера;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7">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монітор пацієнта (SpO2, ЕКГ, температура тіла, неінвазивне вимірювання АТ) – щонайменше 1 на 4 ліжка;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8">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 – щонайменше 10;</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9">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A">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апарат для штучної вентиляції легенів, ручний (мішок ручної вентиляції легенів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B">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C">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пульсоксиметр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D">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E">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термометр безконтактний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CF">
      <w:pPr>
        <w:numPr>
          <w:ilvl w:val="0"/>
          <w:numId w:val="3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ваги медичні, ростомір медичний, медичні ваги для немовлят (для дитячих відділень) за потребою.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0">
      <w:pPr>
        <w:shd w:fill="ffffff" w:val="clear"/>
        <w:spacing w:after="240" w:before="240" w:line="240" w:lineRule="auto"/>
        <w:ind w:left="9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У відділенні інтенсивної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1">
      <w:pPr>
        <w:numPr>
          <w:ilvl w:val="0"/>
          <w:numId w:val="43"/>
        </w:numPr>
        <w:shd w:fill="ffffff" w:val="clea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2">
      <w:pPr>
        <w:numPr>
          <w:ilvl w:val="0"/>
          <w:numId w:val="4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3">
      <w:pPr>
        <w:numPr>
          <w:ilvl w:val="0"/>
          <w:numId w:val="4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апарат штучної вентиляції легенів – щонайменше 9;</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4">
      <w:pPr>
        <w:numPr>
          <w:ilvl w:val="0"/>
          <w:numId w:val="4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неінвазивна система вентиляції легенів (BIPAP/CPAP) (додатковий апарат, якщо така опція відсутня в апараті ШВЛ)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5">
      <w:pPr>
        <w:numPr>
          <w:ilvl w:val="0"/>
          <w:numId w:val="4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рентгенівська діагностична портативна;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6">
      <w:pPr>
        <w:numPr>
          <w:ilvl w:val="0"/>
          <w:numId w:val="4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7">
      <w:pPr>
        <w:numPr>
          <w:ilvl w:val="0"/>
          <w:numId w:val="4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одного пацієнта (неінвазивний АТ, ЧСС, ЕКГ, SpO2, t) – щонайменше  9;</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8">
      <w:pPr>
        <w:numPr>
          <w:ilvl w:val="0"/>
          <w:numId w:val="4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 – щонайменше  9;</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9">
      <w:pPr>
        <w:numPr>
          <w:ilvl w:val="0"/>
          <w:numId w:val="4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аспіратор (відсмоктувач) – щонайменше  9;</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A">
      <w:pPr>
        <w:numPr>
          <w:ilvl w:val="0"/>
          <w:numId w:val="4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ліжко функціональне – щонайменше  9;</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B">
      <w:pPr>
        <w:numPr>
          <w:ilvl w:val="0"/>
          <w:numId w:val="4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 зокрема, з електродами для дефібриляції дітей усіх вікових груп у випадку надання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D">
      <w:pPr>
        <w:numPr>
          <w:ilvl w:val="0"/>
          <w:numId w:val="40"/>
        </w:numPr>
        <w:shd w:fill="ffffff" w:val="clea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E">
      <w:pPr>
        <w:numPr>
          <w:ilvl w:val="0"/>
          <w:numId w:val="4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DF">
      <w:pPr>
        <w:numPr>
          <w:ilvl w:val="0"/>
          <w:numId w:val="4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рентгенівська діагностична та/або система рентгенівської комп'ютерної томографії.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E0">
      <w:pPr>
        <w:shd w:fill="ffffff" w:val="clear"/>
        <w:spacing w:after="2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E1">
      <w:pPr>
        <w:shd w:fill="ffffff" w:val="clear"/>
        <w:spacing w:after="2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медичного кошика:</w:t>
      </w:r>
    </w:p>
    <w:tbl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blPr>
        <w:tblStyle w:val="Table5"/>
        <w:tblW w:w="9344.999999999998" w:type="dxa"/>
        <w:jc w:val="left"/>
        <w:tblLayout w:type="fixed"/>
        <w:tblLook w:val="0400"/>
      </w:tblPr>
      <w:tblGrid>
        <w:gridCol w:w="936"/>
        <w:gridCol w:w="1111"/>
        <w:gridCol w:w="1996"/>
        <w:gridCol w:w="1025"/>
        <w:gridCol w:w="850"/>
        <w:gridCol w:w="728"/>
        <w:gridCol w:w="728"/>
        <w:gridCol w:w="1971"/>
        <w:tblGridChange w:id="0">
          <w:tblGrid>
            <w:gridCol w:w="936"/>
            <w:gridCol w:w="1111"/>
            <w:gridCol w:w="1996"/>
            <w:gridCol w:w="1025"/>
            <w:gridCol w:w="850"/>
            <w:gridCol w:w="728"/>
            <w:gridCol w:w="728"/>
            <w:gridCol w:w="1971"/>
          </w:tblGrid>
        </w:tblGridChange>
      </w:tblGrid>
      <w:tr>
        <w:trPr>
          <w:cantSplit w:val="0"/>
          <w:trHeight w:val="135" w:hRule="atLeast"/>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Медичний кошик</w:t>
            </w:r>
            <w:r w:rsidDel="00000000" w:rsidR="00000000" w:rsidRPr="00000000">
              <w:rPr>
                <w:rtl w:val="0"/>
              </w:rPr>
            </w:r>
          </w:p>
        </w:tc>
      </w:tr>
      <w:tr>
        <w:trPr>
          <w:cantSplit w:val="0"/>
          <w:trHeight w:val="704.9414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 з/п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АТХ код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Міжнародне непатентоване найменування</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Форма випуску</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Дозування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Незнижувальний запас</w:t>
            </w:r>
            <w:r w:rsidDel="00000000" w:rsidR="00000000" w:rsidRPr="00000000">
              <w:rPr>
                <w:rtl w:val="0"/>
              </w:rPr>
            </w:r>
          </w:p>
        </w:tc>
      </w:tr>
      <w:tr>
        <w:trPr>
          <w:cantSplit w:val="0"/>
          <w:trHeight w:val="6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F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Анестетики</w:t>
            </w:r>
            <w:r w:rsidDel="00000000" w:rsidR="00000000" w:rsidRPr="00000000">
              <w:rPr>
                <w:rtl w:val="0"/>
              </w:rPr>
            </w:r>
          </w:p>
        </w:tc>
        <w:tc>
          <w:tcPr>
            <w:vAlign w:val="center"/>
          </w:tcPr>
          <w:p w:rsidR="00000000" w:rsidDel="00000000" w:rsidP="00000000" w:rsidRDefault="00000000" w:rsidRPr="00000000" w14:paraId="000018F7">
            <w:pPr>
              <w:spacing w:after="0"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18F8">
            <w:pPr>
              <w:spacing w:after="0"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18F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FA">
            <w:pPr>
              <w:numPr>
                <w:ilvl w:val="0"/>
                <w:numId w:val="161"/>
              </w:numPr>
              <w:spacing w:line="240" w:lineRule="auto"/>
              <w:ind w:left="36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N01AX03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Ketamine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F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F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 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25 амп</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02">
            <w:pPr>
              <w:numPr>
                <w:ilvl w:val="0"/>
                <w:numId w:val="162"/>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N01BB02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Lidocaine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0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 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 амп</w:t>
            </w:r>
            <w:r w:rsidDel="00000000" w:rsidR="00000000" w:rsidRPr="00000000">
              <w:rPr>
                <w:rtl w:val="0"/>
              </w:rPr>
            </w:r>
          </w:p>
        </w:tc>
      </w:tr>
      <w:tr>
        <w:trPr>
          <w:cantSplit w:val="0"/>
          <w:trHeight w:val="6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Анальгетики</w:t>
            </w:r>
            <w:r w:rsidDel="00000000" w:rsidR="00000000" w:rsidRPr="00000000">
              <w:rPr>
                <w:rtl w:val="0"/>
              </w:rPr>
            </w:r>
          </w:p>
        </w:tc>
        <w:tc>
          <w:tcPr>
            <w:vAlign w:val="center"/>
          </w:tcPr>
          <w:p w:rsidR="00000000" w:rsidDel="00000000" w:rsidP="00000000" w:rsidRDefault="00000000" w:rsidRPr="00000000" w14:paraId="0000190F">
            <w:pPr>
              <w:spacing w:after="0"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1910">
            <w:pPr>
              <w:spacing w:after="0"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191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2">
            <w:pPr>
              <w:numPr>
                <w:ilvl w:val="0"/>
                <w:numId w:val="163"/>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M01AE01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Ibuprofen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A">
            <w:pPr>
              <w:numPr>
                <w:ilvl w:val="0"/>
                <w:numId w:val="164"/>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N02AA01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Morphine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 амп</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2">
            <w:pPr>
              <w:numPr>
                <w:ilvl w:val="0"/>
                <w:numId w:val="165"/>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N02AA01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Morphine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таблетки (негайного вивільнення)</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A">
            <w:pPr>
              <w:numPr>
                <w:ilvl w:val="0"/>
                <w:numId w:val="166"/>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N02BE01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Paracetamol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розчин оральний, флакон з дозатором</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30 мг/мл;</w:t>
            </w:r>
            <w:r w:rsidDel="00000000" w:rsidR="00000000" w:rsidRPr="00000000">
              <w:rPr>
                <w:rtl w:val="0"/>
              </w:rPr>
            </w:r>
          </w:p>
          <w:p w:rsidR="00000000" w:rsidDel="00000000" w:rsidP="00000000" w:rsidRDefault="00000000" w:rsidRPr="00000000" w14:paraId="000019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120 мг/ 5 мл </w:t>
            </w:r>
            <w:r w:rsidDel="00000000" w:rsidR="00000000" w:rsidRPr="00000000">
              <w:rPr>
                <w:rFonts w:ascii="Times New Roman" w:cs="Times New Roman" w:eastAsia="Times New Roman" w:hAnsi="Times New Roman"/>
                <w:b w:val="1"/>
                <w:bCs w:val="1"/>
                <w:color w:val="000000"/>
                <w:sz w:val="20"/>
                <w:szCs w:val="20"/>
                <w:rtl w:val="0"/>
              </w:rPr>
              <w:t xml:space="preserve">та/або</w:t>
            </w:r>
            <w:r w:rsidDel="00000000" w:rsidR="00000000" w:rsidRPr="00000000">
              <w:rPr>
                <w:rtl w:val="0"/>
              </w:rPr>
            </w:r>
          </w:p>
          <w:p w:rsidR="00000000" w:rsidDel="00000000" w:rsidP="00000000" w:rsidRDefault="00000000" w:rsidRPr="00000000" w14:paraId="000019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125 мг/ 5 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фл (для ЗОЗ, що надають медичну допомогу дітям)</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4">
            <w:pPr>
              <w:numPr>
                <w:ilvl w:val="0"/>
                <w:numId w:val="167"/>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N02BE01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Paracetamol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розчин для інфузій, флакон з дозатором</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 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фл</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C">
            <w:pPr>
              <w:numPr>
                <w:ilvl w:val="0"/>
                <w:numId w:val="168"/>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N02BE01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Paracetamol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2000 таб</w:t>
            </w:r>
            <w:r w:rsidDel="00000000" w:rsidR="00000000" w:rsidRPr="00000000">
              <w:rPr>
                <w:rtl w:val="0"/>
              </w:rPr>
            </w:r>
          </w:p>
        </w:tc>
      </w:tr>
      <w:tr>
        <w:trPr>
          <w:cantSplit w:val="0"/>
          <w:trHeight w:val="11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Протиалергійні лікарські засоби</w:t>
            </w:r>
            <w:r w:rsidDel="00000000" w:rsidR="00000000" w:rsidRPr="00000000">
              <w:rPr>
                <w:rtl w:val="0"/>
              </w:rPr>
            </w:r>
          </w:p>
        </w:tc>
        <w:tc>
          <w:tcPr>
            <w:vAlign w:val="center"/>
          </w:tcPr>
          <w:p w:rsidR="00000000" w:rsidDel="00000000" w:rsidP="00000000" w:rsidRDefault="00000000" w:rsidRPr="00000000" w14:paraId="0000194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4C">
            <w:pPr>
              <w:numPr>
                <w:ilvl w:val="0"/>
                <w:numId w:val="170"/>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H02AB09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Hydrocortisone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порошок для розчичну для ін’єкцій (натрію сукцинат)</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 амп/фл</w:t>
            </w:r>
            <w:r w:rsidDel="00000000" w:rsidR="00000000" w:rsidRPr="00000000">
              <w:rPr>
                <w:rtl w:val="0"/>
              </w:rPr>
            </w:r>
          </w:p>
        </w:tc>
      </w:tr>
      <w:tr>
        <w:trPr>
          <w:cantSplit w:val="0"/>
          <w:trHeight w:val="396" w:hRule="atLeast"/>
          <w:tblHeader w:val="0"/>
        </w:trPr>
        <w:tc>
          <w:tcPr>
            <w:gridSpan w:val="7"/>
            <w:tcBorders>
              <w:top w:color="000000" w:space="0" w:sz="4" w:val="single"/>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19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Антидоти</w:t>
            </w:r>
            <w:r w:rsidDel="00000000" w:rsidR="00000000" w:rsidRPr="00000000">
              <w:rPr>
                <w:rtl w:val="0"/>
              </w:rPr>
            </w:r>
          </w:p>
        </w:tc>
        <w:tc>
          <w:tcPr>
            <w:vAlign w:val="center"/>
          </w:tcPr>
          <w:p w:rsidR="00000000" w:rsidDel="00000000" w:rsidP="00000000" w:rsidRDefault="00000000" w:rsidRPr="00000000" w14:paraId="0000195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5C">
            <w:pPr>
              <w:numPr>
                <w:ilvl w:val="0"/>
                <w:numId w:val="171"/>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A12AA03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Calcium gluconate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 амп</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64">
            <w:pPr>
              <w:numPr>
                <w:ilvl w:val="0"/>
                <w:numId w:val="172"/>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V03AB15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Naloxone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0,4 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 амп</w:t>
            </w:r>
            <w:r w:rsidDel="00000000" w:rsidR="00000000" w:rsidRPr="00000000">
              <w:rPr>
                <w:rtl w:val="0"/>
              </w:rPr>
            </w:r>
          </w:p>
        </w:tc>
      </w:tr>
      <w:tr>
        <w:trPr>
          <w:cantSplit w:val="0"/>
          <w:trHeight w:val="11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Антиконвульсанти</w:t>
            </w:r>
            <w:r w:rsidDel="00000000" w:rsidR="00000000" w:rsidRPr="00000000">
              <w:rPr>
                <w:rtl w:val="0"/>
              </w:rPr>
            </w:r>
          </w:p>
        </w:tc>
        <w:tc>
          <w:tcPr>
            <w:vAlign w:val="center"/>
          </w:tcPr>
          <w:p w:rsidR="00000000" w:rsidDel="00000000" w:rsidP="00000000" w:rsidRDefault="00000000" w:rsidRPr="00000000" w14:paraId="0000197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74">
            <w:pPr>
              <w:numPr>
                <w:ilvl w:val="0"/>
                <w:numId w:val="173"/>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N03AF01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Carbamazepine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160 таб</w:t>
            </w:r>
            <w:r w:rsidDel="00000000" w:rsidR="00000000" w:rsidRPr="00000000">
              <w:rPr>
                <w:rtl w:val="0"/>
              </w:rPr>
            </w:r>
          </w:p>
        </w:tc>
      </w:tr>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7C">
            <w:pPr>
              <w:numPr>
                <w:ilvl w:val="0"/>
                <w:numId w:val="174"/>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N05BA01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Diazepam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 амп</w:t>
            </w:r>
            <w:r w:rsidDel="00000000" w:rsidR="00000000" w:rsidRPr="00000000">
              <w:rPr>
                <w:rtl w:val="0"/>
              </w:rPr>
            </w:r>
          </w:p>
        </w:tc>
      </w:tr>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4">
            <w:p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5">
            <w:pPr>
              <w:spacing w:after="0" w:line="24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N05C D08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6">
            <w:pPr>
              <w:spacing w:after="0" w:line="24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Midazolam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7">
            <w:pPr>
              <w:spacing w:after="0" w:line="24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ампули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9">
            <w:pPr>
              <w:spacing w:after="0" w:line="24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5мг/мл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B">
            <w:pPr>
              <w:spacing w:after="0" w:line="24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10 амп</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C">
            <w:pPr>
              <w:numPr>
                <w:ilvl w:val="0"/>
                <w:numId w:val="175"/>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N03AG01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Sodium Valproate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сироп, флакон з дозатором</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57,64 мг/мл </w:t>
            </w:r>
            <w:r w:rsidDel="00000000" w:rsidR="00000000" w:rsidRPr="00000000">
              <w:rPr>
                <w:rFonts w:ascii="Times New Roman" w:cs="Times New Roman" w:eastAsia="Times New Roman" w:hAnsi="Times New Roman"/>
                <w:b w:val="1"/>
                <w:bCs w:val="1"/>
                <w:color w:val="000000"/>
                <w:sz w:val="20"/>
                <w:szCs w:val="20"/>
                <w:rtl w:val="0"/>
              </w:rPr>
              <w:t xml:space="preserve">та/або</w:t>
            </w:r>
            <w:r w:rsidDel="00000000" w:rsidR="00000000" w:rsidRPr="00000000">
              <w:rPr>
                <w:rFonts w:ascii="Times New Roman" w:cs="Times New Roman" w:eastAsia="Times New Roman" w:hAnsi="Times New Roman"/>
                <w:color w:val="000000"/>
                <w:sz w:val="20"/>
                <w:szCs w:val="20"/>
                <w:rtl w:val="0"/>
              </w:rPr>
              <w:t xml:space="preserve"> 200 мг/ 5 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30 фл (для ЗОЗ, що надають медичну допомогу дітям)</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4">
            <w:pPr>
              <w:numPr>
                <w:ilvl w:val="0"/>
                <w:numId w:val="176"/>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N03AG01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Sodium Valproate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320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C">
            <w:pPr>
              <w:numPr>
                <w:ilvl w:val="0"/>
                <w:numId w:val="177"/>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A12CC02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Magnesium sulfate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75 амп</w:t>
            </w:r>
            <w:r w:rsidDel="00000000" w:rsidR="00000000" w:rsidRPr="00000000">
              <w:rPr>
                <w:rtl w:val="0"/>
              </w:rPr>
            </w:r>
          </w:p>
        </w:tc>
      </w:tr>
      <w:tr>
        <w:trPr>
          <w:cantSplit w:val="0"/>
          <w:trHeight w:val="11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Антимікробні лікарські засоби</w:t>
            </w:r>
            <w:r w:rsidDel="00000000" w:rsidR="00000000" w:rsidRPr="00000000">
              <w:rPr>
                <w:rtl w:val="0"/>
              </w:rPr>
            </w:r>
          </w:p>
        </w:tc>
        <w:tc>
          <w:tcPr>
            <w:vAlign w:val="center"/>
          </w:tcPr>
          <w:p w:rsidR="00000000" w:rsidDel="00000000" w:rsidP="00000000" w:rsidRDefault="00000000" w:rsidRPr="00000000" w14:paraId="000019A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AC">
            <w:pPr>
              <w:numPr>
                <w:ilvl w:val="0"/>
                <w:numId w:val="178"/>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A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P02CA03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A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Albendazole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400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4">
            <w:pPr>
              <w:numPr>
                <w:ilvl w:val="0"/>
                <w:numId w:val="179"/>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J01CA04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Amoxicillin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1500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C">
            <w:pPr>
              <w:numPr>
                <w:ilvl w:val="0"/>
                <w:numId w:val="181"/>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J01FA10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Azithromycin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B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порошок для оральної суспензії, флакон з дозатором</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5 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 фл (для ЗОЗ, що надають медичну допомогу дітям)</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4">
            <w:pPr>
              <w:numPr>
                <w:ilvl w:val="0"/>
                <w:numId w:val="182"/>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J01FA10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Azithromycin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C">
            <w:pPr>
              <w:numPr>
                <w:ilvl w:val="0"/>
                <w:numId w:val="183"/>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J01CE08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Benzathine benzylpenicillin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C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порошок для розчину для ін’єкцій</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1.2 млн IU/флакон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фл</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4">
            <w:pPr>
              <w:numPr>
                <w:ilvl w:val="0"/>
                <w:numId w:val="184"/>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J01CE01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Benzylpenicillin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порошок для розчину для ін’єкцій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 млн IU/флакон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1000 фл</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C">
            <w:pPr>
              <w:numPr>
                <w:ilvl w:val="0"/>
                <w:numId w:val="185"/>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J01DD01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Cefotaxime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порошок для розчину для ін’єкцій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 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800 фл</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4">
            <w:pPr>
              <w:numPr>
                <w:ilvl w:val="0"/>
                <w:numId w:val="186"/>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J01DD08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Cefixime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порошок для оральної суспензії, флакон з дозатором</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мг/5 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 фл (для ЗОЗ, що надають медичну допомогу дітям)</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C">
            <w:pPr>
              <w:numPr>
                <w:ilvl w:val="0"/>
                <w:numId w:val="187"/>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J01DD08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Cefixime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400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55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4">
            <w:pPr>
              <w:numPr>
                <w:ilvl w:val="0"/>
                <w:numId w:val="188"/>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J01DB01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Cefalexin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порошок для оральної суспензії, флакон з дозатором</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250 мг/5 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 фл (для ЗОЗ, що надають медичну допомогу дітям)</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C">
            <w:pPr>
              <w:numPr>
                <w:ilvl w:val="0"/>
                <w:numId w:val="189"/>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G01AF02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Clotrimazole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F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песарії</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 пес</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4">
            <w:pPr>
              <w:numPr>
                <w:ilvl w:val="0"/>
                <w:numId w:val="190"/>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J01AA02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Doxycycline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таб</w:t>
            </w:r>
            <w:r w:rsidDel="00000000" w:rsidR="00000000" w:rsidRPr="00000000">
              <w:rPr>
                <w:rtl w:val="0"/>
              </w:rPr>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C">
            <w:pPr>
              <w:numPr>
                <w:ilvl w:val="0"/>
                <w:numId w:val="192"/>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S01AA09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Tetracycline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очна мазь, туба</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шт</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14">
            <w:pPr>
              <w:numPr>
                <w:ilvl w:val="0"/>
                <w:numId w:val="193"/>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G01AF01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Metronidazole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1000 таб</w:t>
            </w:r>
            <w:r w:rsidDel="00000000" w:rsidR="00000000" w:rsidRPr="00000000">
              <w:rPr>
                <w:rtl w:val="0"/>
              </w:rPr>
            </w:r>
          </w:p>
        </w:tc>
      </w:tr>
      <w:tr>
        <w:trPr>
          <w:cantSplit w:val="0"/>
          <w:trHeight w:val="11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Серцево-судинні лікарські засоби</w:t>
            </w:r>
            <w:r w:rsidDel="00000000" w:rsidR="00000000" w:rsidRPr="00000000">
              <w:rPr>
                <w:rtl w:val="0"/>
              </w:rPr>
            </w:r>
          </w:p>
        </w:tc>
        <w:tc>
          <w:tcPr>
            <w:vAlign w:val="center"/>
          </w:tcPr>
          <w:p w:rsidR="00000000" w:rsidDel="00000000" w:rsidP="00000000" w:rsidRDefault="00000000" w:rsidRPr="00000000" w14:paraId="00001A2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24">
            <w:pPr>
              <w:numPr>
                <w:ilvl w:val="0"/>
                <w:numId w:val="194"/>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B01AC06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Acetylsalicylic acid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2500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2C">
            <w:pPr>
              <w:numPr>
                <w:ilvl w:val="0"/>
                <w:numId w:val="195"/>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C08CA01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Aмlodipine besylate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4">
            <w:pPr>
              <w:numPr>
                <w:ilvl w:val="0"/>
                <w:numId w:val="196"/>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C07AB07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Bisoprolol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C">
            <w:pPr>
              <w:numPr>
                <w:ilvl w:val="0"/>
                <w:numId w:val="197"/>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C09AA02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Enalapril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4">
            <w:pPr>
              <w:numPr>
                <w:ilvl w:val="0"/>
                <w:numId w:val="198"/>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C01DA02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Glyceryl trinitrate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спрей</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0,4 мг / доза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3 шт</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C">
            <w:pPr>
              <w:numPr>
                <w:ilvl w:val="0"/>
                <w:numId w:val="199"/>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C02AB01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Methyldopa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250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таб</w:t>
            </w:r>
            <w:r w:rsidDel="00000000" w:rsidR="00000000" w:rsidRPr="00000000">
              <w:rPr>
                <w:rtl w:val="0"/>
              </w:rPr>
            </w:r>
          </w:p>
        </w:tc>
      </w:tr>
      <w:tr>
        <w:trPr>
          <w:cantSplit w:val="0"/>
          <w:trHeight w:val="11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Дерматологічні лікарські засоби</w:t>
            </w:r>
            <w:r w:rsidDel="00000000" w:rsidR="00000000" w:rsidRPr="00000000">
              <w:rPr>
                <w:rtl w:val="0"/>
              </w:rPr>
            </w:r>
          </w:p>
        </w:tc>
        <w:tc>
          <w:tcPr>
            <w:vAlign w:val="center"/>
          </w:tcPr>
          <w:p w:rsidR="00000000" w:rsidDel="00000000" w:rsidP="00000000" w:rsidRDefault="00000000" w:rsidRPr="00000000" w14:paraId="00001A5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5C">
            <w:pPr>
              <w:numPr>
                <w:ilvl w:val="0"/>
                <w:numId w:val="200"/>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P03AX01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Benzyl benzoate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нашкірний розчин, фл</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 фл</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4">
            <w:pPr>
              <w:numPr>
                <w:ilvl w:val="0"/>
                <w:numId w:val="201"/>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D01AC02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Miconazole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крем, туба</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шт</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C">
            <w:pPr>
              <w:numPr>
                <w:ilvl w:val="0"/>
                <w:numId w:val="203"/>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D06BA01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Silver sulfadiazine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крем, туба</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25 шт</w:t>
            </w:r>
            <w:r w:rsidDel="00000000" w:rsidR="00000000" w:rsidRPr="00000000">
              <w:rPr>
                <w:rtl w:val="0"/>
              </w:rPr>
            </w:r>
          </w:p>
        </w:tc>
      </w:tr>
      <w:tr>
        <w:trPr>
          <w:cantSplit w:val="0"/>
          <w:trHeight w:val="11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Діуретики</w:t>
            </w:r>
            <w:r w:rsidDel="00000000" w:rsidR="00000000" w:rsidRPr="00000000">
              <w:rPr>
                <w:rtl w:val="0"/>
              </w:rPr>
            </w:r>
          </w:p>
        </w:tc>
        <w:tc>
          <w:tcPr>
            <w:vAlign w:val="center"/>
          </w:tcPr>
          <w:p w:rsidR="00000000" w:rsidDel="00000000" w:rsidP="00000000" w:rsidRDefault="00000000" w:rsidRPr="00000000" w14:paraId="00001A7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7C">
            <w:pPr>
              <w:numPr>
                <w:ilvl w:val="0"/>
                <w:numId w:val="204"/>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C03CA01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Furosemide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 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 амп</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4">
            <w:pPr>
              <w:numPr>
                <w:ilvl w:val="0"/>
                <w:numId w:val="205"/>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C03CA01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Furosemide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25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800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C">
            <w:pPr>
              <w:numPr>
                <w:ilvl w:val="0"/>
                <w:numId w:val="206"/>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C03AA03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Hydrochlorothiazide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25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таб</w:t>
            </w:r>
            <w:r w:rsidDel="00000000" w:rsidR="00000000" w:rsidRPr="00000000">
              <w:rPr>
                <w:rtl w:val="0"/>
              </w:rPr>
            </w:r>
          </w:p>
        </w:tc>
      </w:tr>
      <w:tr>
        <w:trPr>
          <w:cantSplit w:val="0"/>
          <w:trHeight w:val="11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Препарати для шлунково кишкового тракту </w:t>
            </w:r>
            <w:r w:rsidDel="00000000" w:rsidR="00000000" w:rsidRPr="00000000">
              <w:rPr>
                <w:rtl w:val="0"/>
              </w:rPr>
            </w:r>
          </w:p>
        </w:tc>
        <w:tc>
          <w:tcPr>
            <w:vAlign w:val="center"/>
          </w:tcPr>
          <w:p w:rsidR="00000000" w:rsidDel="00000000" w:rsidP="00000000" w:rsidRDefault="00000000" w:rsidRPr="00000000" w14:paraId="00001A9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9C">
            <w:pPr>
              <w:numPr>
                <w:ilvl w:val="0"/>
                <w:numId w:val="207"/>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9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A03BA01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Atropine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 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 амп</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A4">
            <w:pPr>
              <w:numPr>
                <w:ilvl w:val="0"/>
                <w:numId w:val="208"/>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A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A02BC02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Omeprazole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A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таблетки/капсули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A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таб/капс</w:t>
            </w:r>
            <w:r w:rsidDel="00000000" w:rsidR="00000000" w:rsidRPr="00000000">
              <w:rPr>
                <w:rtl w:val="0"/>
              </w:rPr>
            </w:r>
          </w:p>
        </w:tc>
      </w:tr>
      <w:tr>
        <w:trPr>
          <w:cantSplit w:val="0"/>
          <w:trHeight w:val="11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A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Лікарські засоби, що впливають на систему крові</w:t>
            </w:r>
            <w:r w:rsidDel="00000000" w:rsidR="00000000" w:rsidRPr="00000000">
              <w:rPr>
                <w:rtl w:val="0"/>
              </w:rPr>
            </w:r>
          </w:p>
        </w:tc>
        <w:tc>
          <w:tcPr>
            <w:vAlign w:val="center"/>
          </w:tcPr>
          <w:p w:rsidR="00000000" w:rsidDel="00000000" w:rsidP="00000000" w:rsidRDefault="00000000" w:rsidRPr="00000000" w14:paraId="00001AB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B4">
            <w:pPr>
              <w:numPr>
                <w:ilvl w:val="0"/>
                <w:numId w:val="209"/>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B03BB01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Folic acid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B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BC">
            <w:pPr>
              <w:numPr>
                <w:ilvl w:val="0"/>
                <w:numId w:val="210"/>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B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B01AB01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B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Heparin sodium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B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C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5000 IU/мл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25 амп</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C4">
            <w:pPr>
              <w:numPr>
                <w:ilvl w:val="0"/>
                <w:numId w:val="211"/>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C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B03AE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Ferrous sulfate + folic acid (та аналоги)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C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C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мг + 0,4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C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1000 таб</w:t>
            </w:r>
            <w:r w:rsidDel="00000000" w:rsidR="00000000" w:rsidRPr="00000000">
              <w:rPr>
                <w:rtl w:val="0"/>
              </w:rPr>
            </w:r>
          </w:p>
        </w:tc>
      </w:tr>
      <w:tr>
        <w:trPr>
          <w:cantSplit w:val="0"/>
          <w:trHeight w:val="11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Лікарські засоби, що впливають на респіраторну систему</w:t>
            </w:r>
            <w:r w:rsidDel="00000000" w:rsidR="00000000" w:rsidRPr="00000000">
              <w:rPr>
                <w:rtl w:val="0"/>
              </w:rPr>
            </w:r>
          </w:p>
        </w:tc>
        <w:tc>
          <w:tcPr>
            <w:vAlign w:val="center"/>
          </w:tcPr>
          <w:p w:rsidR="00000000" w:rsidDel="00000000" w:rsidP="00000000" w:rsidRDefault="00000000" w:rsidRPr="00000000" w14:paraId="00001AD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D4">
            <w:pPr>
              <w:numPr>
                <w:ilvl w:val="0"/>
                <w:numId w:val="212"/>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R03BA01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Beclomethasone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D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інгалятор</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мкг/доза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75 шт</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DC">
            <w:pPr>
              <w:numPr>
                <w:ilvl w:val="0"/>
                <w:numId w:val="214"/>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C01CA24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D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Epinephrine (Adrenaline)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 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 амп</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4">
            <w:pPr>
              <w:numPr>
                <w:ilvl w:val="0"/>
                <w:numId w:val="215"/>
              </w:numPr>
              <w:spacing w:line="240" w:lineRule="auto"/>
              <w:ind w:left="720" w:hanging="360"/>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H02AB07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Prednisone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C">
            <w:pPr>
              <w:numPr>
                <w:ilvl w:val="0"/>
                <w:numId w:val="216"/>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D">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R03AC02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E">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Salbutamol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EF">
            <w:pPr>
              <w:spacing w:after="0" w:line="24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інгалятор або </w:t>
            </w:r>
          </w:p>
          <w:p w:rsidR="00000000" w:rsidDel="00000000" w:rsidP="00000000" w:rsidRDefault="00000000" w:rsidRPr="00000000" w14:paraId="00001AF0">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AF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респіраторний розчин для використання в розпилювачах-небулайзерах</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F3">
            <w:pPr>
              <w:spacing w:after="0" w:line="24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100 мкг/доза або </w:t>
            </w:r>
          </w:p>
          <w:p w:rsidR="00000000" w:rsidDel="00000000" w:rsidP="00000000" w:rsidRDefault="00000000" w:rsidRPr="00000000" w14:paraId="00001AF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мг/мл або 2,5 мг/2,5 мл</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F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75 шт</w:t>
            </w:r>
            <w:r w:rsidDel="00000000" w:rsidR="00000000" w:rsidRPr="00000000">
              <w:rPr>
                <w:rtl w:val="0"/>
              </w:rPr>
            </w:r>
          </w:p>
        </w:tc>
      </w:tr>
      <w:tr>
        <w:trPr>
          <w:cantSplit w:val="0"/>
          <w:trHeight w:val="11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Розчини для корекції водних, електролітних і кислотних порушень</w:t>
            </w:r>
            <w:r w:rsidDel="00000000" w:rsidR="00000000" w:rsidRPr="00000000">
              <w:rPr>
                <w:rtl w:val="0"/>
              </w:rPr>
            </w:r>
          </w:p>
        </w:tc>
        <w:tc>
          <w:tcPr>
            <w:vAlign w:val="center"/>
          </w:tcPr>
          <w:p w:rsidR="00000000" w:rsidDel="00000000" w:rsidP="00000000" w:rsidRDefault="00000000" w:rsidRPr="00000000" w14:paraId="00001AF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AFF">
            <w:pPr>
              <w:numPr>
                <w:ilvl w:val="0"/>
                <w:numId w:val="217"/>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A07CA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Оral rehydration salt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порошок для розведення</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пакет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2000 шт</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7">
            <w:pPr>
              <w:numPr>
                <w:ilvl w:val="0"/>
                <w:numId w:val="218"/>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B05BB01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Compound solution of Sodium lactate (Ringer lactate)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флакон + система для в/в введення</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розчин для інфузій (400 та/або 500 та/або 1000 мл) з набором для в/в інфузій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2000 комплектів</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0F">
            <w:pPr>
              <w:numPr>
                <w:ilvl w:val="0"/>
                <w:numId w:val="219"/>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B05BA03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Glucose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флакон + система для в/в введення</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 розчин для інфузій (400 та/або 500 мл) з набором для в/в інфузій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1000 комплектів</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7">
            <w:pPr>
              <w:numPr>
                <w:ilvl w:val="0"/>
                <w:numId w:val="220"/>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B05BA03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Glucose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ампули/флакони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40% або 50% розчин для інфузій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амп/фл</w:t>
            </w: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1F">
            <w:pPr>
              <w:numPr>
                <w:ilvl w:val="0"/>
                <w:numId w:val="221"/>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2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Вода для ін’єкцій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ампули/флакони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 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амп/фл</w:t>
            </w:r>
            <w:r w:rsidDel="00000000" w:rsidR="00000000" w:rsidRPr="00000000">
              <w:rPr>
                <w:rtl w:val="0"/>
              </w:rPr>
            </w:r>
          </w:p>
        </w:tc>
      </w:tr>
      <w:tr>
        <w:trPr>
          <w:cantSplit w:val="0"/>
          <w:trHeight w:val="251"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Вітаміни</w:t>
            </w:r>
            <w:r w:rsidDel="00000000" w:rsidR="00000000" w:rsidRPr="00000000">
              <w:rPr>
                <w:rtl w:val="0"/>
              </w:rPr>
            </w:r>
          </w:p>
        </w:tc>
        <w:tc>
          <w:tcPr>
            <w:vAlign w:val="center"/>
          </w:tcPr>
          <w:p w:rsidR="00000000" w:rsidDel="00000000" w:rsidP="00000000" w:rsidRDefault="00000000" w:rsidRPr="00000000" w14:paraId="00001B2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2F">
            <w:pPr>
              <w:numPr>
                <w:ilvl w:val="0"/>
                <w:numId w:val="222"/>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A11CA01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Retinol (vitamin 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розчин, фл</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100,000 IU/мл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фл</w:t>
            </w: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7">
            <w:pPr>
              <w:numPr>
                <w:ilvl w:val="0"/>
                <w:numId w:val="223"/>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A11GA01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Ascorbic acid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таб</w:t>
            </w:r>
            <w:r w:rsidDel="00000000" w:rsidR="00000000" w:rsidRPr="00000000">
              <w:rPr>
                <w:rtl w:val="0"/>
              </w:rPr>
            </w:r>
          </w:p>
        </w:tc>
      </w:tr>
      <w:tr>
        <w:trPr>
          <w:cantSplit w:val="0"/>
          <w:trHeight w:val="11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Лікарські засоби для лікування діабету та інших ендокринних порушень </w:t>
            </w:r>
            <w:r w:rsidDel="00000000" w:rsidR="00000000" w:rsidRPr="00000000">
              <w:rPr>
                <w:rtl w:val="0"/>
              </w:rPr>
            </w:r>
          </w:p>
        </w:tc>
        <w:tc>
          <w:tcPr>
            <w:vAlign w:val="center"/>
          </w:tcPr>
          <w:p w:rsidR="00000000" w:rsidDel="00000000" w:rsidP="00000000" w:rsidRDefault="00000000" w:rsidRPr="00000000" w14:paraId="00001B4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47">
            <w:pPr>
              <w:numPr>
                <w:ilvl w:val="0"/>
                <w:numId w:val="226"/>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A10BB01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Glibenclamide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4F">
            <w:pPr>
              <w:numPr>
                <w:ilvl w:val="0"/>
                <w:numId w:val="227"/>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H03AA01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Levothyroxine sodium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мкг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400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7">
            <w:pPr>
              <w:numPr>
                <w:ilvl w:val="0"/>
                <w:numId w:val="228"/>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A10BA02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Metformin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5F">
            <w:pPr>
              <w:numPr>
                <w:ilvl w:val="0"/>
                <w:numId w:val="229"/>
              </w:numPr>
              <w:spacing w:after="280"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1B6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A10AC01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Human Insulin NPH 100 IU/ml, 10 ml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флакони, картриджи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IU/ 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60 фл/картр</w:t>
            </w:r>
            <w:r w:rsidDel="00000000" w:rsidR="00000000" w:rsidRPr="00000000">
              <w:rPr>
                <w:rtl w:val="0"/>
              </w:rPr>
            </w:r>
          </w:p>
          <w:p w:rsidR="00000000" w:rsidDel="00000000" w:rsidP="00000000" w:rsidRDefault="00000000" w:rsidRPr="00000000" w14:paraId="00001B6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69">
            <w:pPr>
              <w:numPr>
                <w:ilvl w:val="0"/>
                <w:numId w:val="230"/>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A10AD01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Human Insulin Mix 70/30 100IU/ml, 10 ml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флакони, картриджи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IU/ 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фл/картр</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71">
            <w:pPr>
              <w:numPr>
                <w:ilvl w:val="0"/>
                <w:numId w:val="231"/>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A10AB01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Human Insulin R100 IU/ml, 10 ml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флакони, картриджи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 IU/ 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60 фл/картр</w:t>
            </w:r>
            <w:r w:rsidDel="00000000" w:rsidR="00000000" w:rsidRPr="00000000">
              <w:rPr>
                <w:rtl w:val="0"/>
              </w:rPr>
            </w:r>
          </w:p>
        </w:tc>
      </w:tr>
      <w:tr>
        <w:trPr>
          <w:cantSplit w:val="0"/>
          <w:trHeight w:val="10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Лікарські засоби для психічного здоров’я</w:t>
            </w:r>
            <w:r w:rsidDel="00000000" w:rsidR="00000000" w:rsidRPr="00000000">
              <w:rPr>
                <w:rtl w:val="0"/>
              </w:rPr>
            </w:r>
          </w:p>
        </w:tc>
        <w:tc>
          <w:tcPr>
            <w:vAlign w:val="center"/>
          </w:tcPr>
          <w:p w:rsidR="00000000" w:rsidDel="00000000" w:rsidP="00000000" w:rsidRDefault="00000000" w:rsidRPr="00000000" w14:paraId="00001B8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81">
            <w:pPr>
              <w:numPr>
                <w:ilvl w:val="0"/>
                <w:numId w:val="232"/>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N04AA02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Biperiden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89">
            <w:pPr>
              <w:numPr>
                <w:ilvl w:val="0"/>
                <w:numId w:val="233"/>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N05BA01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Diazepam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240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1">
            <w:pPr>
              <w:numPr>
                <w:ilvl w:val="0"/>
                <w:numId w:val="234"/>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N06AB03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Fluoxetine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9">
            <w:pPr>
              <w:numPr>
                <w:ilvl w:val="0"/>
                <w:numId w:val="235"/>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N05AD01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Haloperidol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ампули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 мг/мл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 амп</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1">
            <w:pPr>
              <w:numPr>
                <w:ilvl w:val="0"/>
                <w:numId w:val="237"/>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N05AX08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Risperidone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таб</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9">
            <w:pPr>
              <w:numPr>
                <w:ilvl w:val="0"/>
                <w:numId w:val="238"/>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N05AD01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Haloperidol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A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400 таб</w:t>
            </w:r>
            <w:r w:rsidDel="00000000" w:rsidR="00000000" w:rsidRPr="00000000">
              <w:rPr>
                <w:rtl w:val="0"/>
              </w:rPr>
            </w:r>
          </w:p>
        </w:tc>
      </w:tr>
      <w:tr>
        <w:trPr>
          <w:cantSplit w:val="0"/>
          <w:trHeight w:val="10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B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Антисептики</w:t>
            </w:r>
            <w:r w:rsidDel="00000000" w:rsidR="00000000" w:rsidRPr="00000000">
              <w:rPr>
                <w:rtl w:val="0"/>
              </w:rPr>
            </w:r>
          </w:p>
        </w:tc>
        <w:tc>
          <w:tcPr>
            <w:vAlign w:val="center"/>
          </w:tcPr>
          <w:p w:rsidR="00000000" w:rsidDel="00000000" w:rsidP="00000000" w:rsidRDefault="00000000" w:rsidRPr="00000000" w14:paraId="00001BB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B9">
            <w:pPr>
              <w:numPr>
                <w:ilvl w:val="0"/>
                <w:numId w:val="239"/>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D08AX08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Ethanol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B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розчин</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BE">
            <w:pPr>
              <w:spacing w:after="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70%/96%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500л/100 л</w:t>
            </w:r>
            <w:r w:rsidDel="00000000" w:rsidR="00000000" w:rsidRPr="00000000">
              <w:rPr>
                <w:rtl w:val="0"/>
              </w:rPr>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1">
            <w:pPr>
              <w:numPr>
                <w:ilvl w:val="0"/>
                <w:numId w:val="240"/>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D08AG02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Povidone iodine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розчин, фл</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6">
            <w:pPr>
              <w:spacing w:after="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150 фл</w:t>
            </w:r>
            <w:r w:rsidDel="00000000" w:rsidR="00000000" w:rsidRPr="00000000">
              <w:rPr>
                <w:rtl w:val="0"/>
              </w:rPr>
            </w:r>
          </w:p>
        </w:tc>
      </w:tr>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9">
            <w:pPr>
              <w:numPr>
                <w:ilvl w:val="0"/>
                <w:numId w:val="241"/>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D08AC02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Chlorhexidine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розчин спиртовий, фл</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CE">
            <w:pPr>
              <w:spacing w:after="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p w:rsidR="00000000" w:rsidDel="00000000" w:rsidP="00000000" w:rsidRDefault="00000000" w:rsidRPr="00000000" w14:paraId="00001BC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D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300 фл</w:t>
            </w:r>
            <w:r w:rsidDel="00000000" w:rsidR="00000000" w:rsidRPr="00000000">
              <w:rPr>
                <w:rtl w:val="0"/>
              </w:rPr>
            </w:r>
          </w:p>
        </w:tc>
      </w:tr>
      <w:tr>
        <w:trPr>
          <w:cantSplit w:val="0"/>
          <w:trHeight w:val="7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223c"/>
                <w:sz w:val="20"/>
                <w:szCs w:val="20"/>
                <w:rtl w:val="0"/>
              </w:rPr>
              <w:t xml:space="preserve">Екстрена контрацепція</w:t>
            </w:r>
            <w:r w:rsidDel="00000000" w:rsidR="00000000" w:rsidRPr="00000000">
              <w:rPr>
                <w:rtl w:val="0"/>
              </w:rPr>
            </w:r>
          </w:p>
        </w:tc>
        <w:tc>
          <w:tcPr>
            <w:vAlign w:val="center"/>
          </w:tcPr>
          <w:p w:rsidR="00000000" w:rsidDel="00000000" w:rsidP="00000000" w:rsidRDefault="00000000" w:rsidRPr="00000000" w14:paraId="00001BD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DA">
            <w:pPr>
              <w:numPr>
                <w:ilvl w:val="0"/>
                <w:numId w:val="242"/>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G03AC03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D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Levonorgestrel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таблетки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DF">
            <w:pPr>
              <w:spacing w:after="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1,5 мг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 таб</w:t>
            </w:r>
            <w:r w:rsidDel="00000000" w:rsidR="00000000" w:rsidRPr="00000000">
              <w:rPr>
                <w:rtl w:val="0"/>
              </w:rPr>
            </w:r>
          </w:p>
        </w:tc>
      </w:tr>
      <w:tr>
        <w:trPr>
          <w:cantSplit w:val="0"/>
          <w:trHeight w:val="10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Захист персоналу (вироби медичного призначення)</w:t>
            </w:r>
            <w:r w:rsidDel="00000000" w:rsidR="00000000" w:rsidRPr="00000000">
              <w:rPr>
                <w:rtl w:val="0"/>
              </w:rPr>
            </w:r>
          </w:p>
        </w:tc>
        <w:tc>
          <w:tcPr>
            <w:vAlign w:val="center"/>
          </w:tcPr>
          <w:p w:rsidR="00000000" w:rsidDel="00000000" w:rsidP="00000000" w:rsidRDefault="00000000" w:rsidRPr="00000000" w14:paraId="00001BE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 з/п</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Найменування / назва</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E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Відповідність EN або ДСТУ 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Незнижувальний запас</w:t>
            </w:r>
            <w:r w:rsidDel="00000000" w:rsidR="00000000" w:rsidRPr="00000000">
              <w:rPr>
                <w:rtl w:val="0"/>
              </w:rPr>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F2">
            <w:pPr>
              <w:numPr>
                <w:ilvl w:val="0"/>
                <w:numId w:val="243"/>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Хірургічна (медична) маска</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ДСТУ EN 14683:2014 Маски хірургічні. Вимоги та методи випробування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2500 шт</w:t>
            </w:r>
            <w:r w:rsidDel="00000000" w:rsidR="00000000" w:rsidRPr="00000000">
              <w:rPr>
                <w:rtl w:val="0"/>
              </w:rPr>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FA">
            <w:pPr>
              <w:numPr>
                <w:ilvl w:val="0"/>
                <w:numId w:val="244"/>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Респіратор класу захисту не нижче FFP3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B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ДСТУ EN 149:2017 «Засоби індивідуального захисту органів дихання. Фільтрувальні півмаски для захисту від аерозолів. Вимоги, випробування, маркування»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500 шт</w:t>
            </w:r>
            <w:r w:rsidDel="00000000" w:rsidR="00000000" w:rsidRPr="00000000">
              <w:rPr>
                <w:rtl w:val="0"/>
              </w:rPr>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02">
            <w:pPr>
              <w:numPr>
                <w:ilvl w:val="0"/>
                <w:numId w:val="245"/>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Повнолицьові маски</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ДСТУ EN 136:2003 Засоби індивідуального захисту органів дихання. Маски. Вимоги, випробовування, марковання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 шт</w:t>
            </w:r>
            <w:r w:rsidDel="00000000" w:rsidR="00000000" w:rsidRPr="00000000">
              <w:rPr>
                <w:rtl w:val="0"/>
              </w:rPr>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0A">
            <w:pPr>
              <w:numPr>
                <w:ilvl w:val="0"/>
                <w:numId w:val="246"/>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Комплект комбінованих фільтрів (захист органів дихання від газів, пару і часточок) для повнолицьових масок типу A2B2E2K2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ДСТУ EN 14387:2021 Засоби індивідуального захисту органів дихання. Фільтри протигазові і фільтри скомбіновані. Вимоги, випробовування, маркування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60 шт</w:t>
            </w:r>
            <w:r w:rsidDel="00000000" w:rsidR="00000000" w:rsidRPr="00000000">
              <w:rPr>
                <w:rtl w:val="0"/>
              </w:rPr>
            </w:r>
          </w:p>
        </w:tc>
      </w:tr>
      <w:tr>
        <w:trPr>
          <w:cantSplit w:val="0"/>
          <w:trHeight w:val="1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12">
            <w:pPr>
              <w:numPr>
                <w:ilvl w:val="0"/>
                <w:numId w:val="248"/>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Костюм захисний від інфекційних агентів</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ДСТУ EN 14126:2008 Одяг захисний. Захист від інфекційних агентів. Вимоги до експлуатаційних характеристик і методи випробування:</w:t>
            </w:r>
            <w:r w:rsidDel="00000000" w:rsidR="00000000" w:rsidRPr="00000000">
              <w:rPr>
                <w:rtl w:val="0"/>
              </w:rPr>
            </w:r>
          </w:p>
          <w:p w:rsidR="00000000" w:rsidDel="00000000" w:rsidP="00000000" w:rsidRDefault="00000000" w:rsidRPr="00000000" w14:paraId="00001C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не нижче 4 класу відповідно до класифікації опору до проникнення зараженими рідинами під гідростатичним тиском;</w:t>
            </w:r>
            <w:r w:rsidDel="00000000" w:rsidR="00000000" w:rsidRPr="00000000">
              <w:rPr>
                <w:rtl w:val="0"/>
              </w:rPr>
            </w:r>
          </w:p>
          <w:p w:rsidR="00000000" w:rsidDel="00000000" w:rsidP="00000000" w:rsidRDefault="00000000" w:rsidRPr="00000000" w14:paraId="00001C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не нижче 4 класу відповідно до класифікації опору до проникнення інфекційних агентів під час механічного контактування з матеріалами, що містять заражені рідини;</w:t>
            </w:r>
            <w:r w:rsidDel="00000000" w:rsidR="00000000" w:rsidRPr="00000000">
              <w:rPr>
                <w:rtl w:val="0"/>
              </w:rPr>
            </w:r>
          </w:p>
          <w:p w:rsidR="00000000" w:rsidDel="00000000" w:rsidP="00000000" w:rsidRDefault="00000000" w:rsidRPr="00000000" w14:paraId="00001C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не нижче 2 класу відповідно до класифікації опору до проникнення заражених рідких аерозолів;</w:t>
            </w:r>
            <w:r w:rsidDel="00000000" w:rsidR="00000000" w:rsidRPr="00000000">
              <w:rPr>
                <w:rtl w:val="0"/>
              </w:rPr>
            </w:r>
          </w:p>
          <w:p w:rsidR="00000000" w:rsidDel="00000000" w:rsidP="00000000" w:rsidRDefault="00000000" w:rsidRPr="00000000" w14:paraId="00001C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не нижче 2 класу відповідно до класифікації опору до проникнення заражених твердих часток.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50 шт</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1E">
            <w:pPr>
              <w:numPr>
                <w:ilvl w:val="0"/>
                <w:numId w:val="249"/>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Захисні окуляри одноразового використання</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ДСТУ EN 166:2017 Засоби індивідуального захисту очей. Технічні умови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60 шт</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26">
            <w:pPr>
              <w:numPr>
                <w:ilvl w:val="0"/>
                <w:numId w:val="250"/>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Медичні рукавички</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2A">
            <w:pPr>
              <w:spacing w:after="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ДСТУ EN 455-1:2014 Захисні засоби. Рукавички медичні одноразового використання. Частина 1. Вимоги та методи випробування щодо відсутності отворів </w:t>
            </w:r>
            <w:r w:rsidDel="00000000" w:rsidR="00000000" w:rsidRPr="00000000">
              <w:rPr>
                <w:rFonts w:ascii="Times New Roman" w:cs="Times New Roman" w:eastAsia="Times New Roman" w:hAnsi="Times New Roman"/>
                <w:b w:val="1"/>
                <w:bCs w:val="1"/>
                <w:color w:val="000000"/>
                <w:sz w:val="20"/>
                <w:szCs w:val="20"/>
                <w:rtl w:val="0"/>
              </w:rPr>
              <w:t xml:space="preserve">ТА</w:t>
            </w:r>
            <w:r w:rsidDel="00000000" w:rsidR="00000000" w:rsidRPr="00000000">
              <w:rPr>
                <w:rtl w:val="0"/>
              </w:rPr>
            </w:r>
          </w:p>
          <w:p w:rsidR="00000000" w:rsidDel="00000000" w:rsidP="00000000" w:rsidRDefault="00000000" w:rsidRPr="00000000" w14:paraId="00001C2B">
            <w:pPr>
              <w:spacing w:after="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ДСТУ EN 455-2:2015 Медичні рукавички для одноразового застосування. Частина 2. Вимоги та випробування фізичних властивостей ТА</w:t>
            </w:r>
            <w:r w:rsidDel="00000000" w:rsidR="00000000" w:rsidRPr="00000000">
              <w:rPr>
                <w:rtl w:val="0"/>
              </w:rPr>
            </w:r>
          </w:p>
          <w:p w:rsidR="00000000" w:rsidDel="00000000" w:rsidP="00000000" w:rsidRDefault="00000000" w:rsidRPr="00000000" w14:paraId="00001C2C">
            <w:pPr>
              <w:spacing w:after="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ДСТУ EN 455-3:2019 Захисні засоби. Рукавички медичні одноразового використання. Частина 3. Вимоги та методи випробування щодо біологічного оцінювання</w:t>
            </w:r>
            <w:r w:rsidDel="00000000" w:rsidR="00000000" w:rsidRPr="00000000">
              <w:rPr>
                <w:rtl w:val="0"/>
              </w:rPr>
            </w:r>
          </w:p>
          <w:p w:rsidR="00000000" w:rsidDel="00000000" w:rsidP="00000000" w:rsidRDefault="00000000" w:rsidRPr="00000000" w14:paraId="00001C2D">
            <w:pPr>
              <w:spacing w:after="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АБО</w:t>
            </w:r>
            <w:r w:rsidDel="00000000" w:rsidR="00000000" w:rsidRPr="00000000">
              <w:rPr>
                <w:rtl w:val="0"/>
              </w:rPr>
            </w:r>
          </w:p>
          <w:p w:rsidR="00000000" w:rsidDel="00000000" w:rsidP="00000000" w:rsidRDefault="00000000" w:rsidRPr="00000000" w14:paraId="00001C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ДСТУ EN 455-4:2014 Захисні засоби. Рукавички медичні одноразового використання. Частина 4. Вимоги та методи випробування для визначення строку придатності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3000 пар оглядових (нестерильних) нітрилових без тальку та 1000 пар стерильних без тальку</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32">
            <w:pPr>
              <w:numPr>
                <w:ilvl w:val="0"/>
                <w:numId w:val="251"/>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Рукавички захисні</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ДСТУ EN 374-2:2018 Рукавички захисні від небезпечних хімічних речовин та мікроорганізмів. Частина 2. Визначення стійкості до проникнення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200 пар</w:t>
            </w:r>
            <w:r w:rsidDel="00000000" w:rsidR="00000000" w:rsidRPr="00000000">
              <w:rPr>
                <w:rtl w:val="0"/>
              </w:rPr>
            </w:r>
          </w:p>
        </w:tc>
      </w:tr>
      <w:tr>
        <w:trPr>
          <w:cantSplit w:val="0"/>
          <w:trHeight w:val="7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Додаткове забезпечення</w:t>
            </w:r>
            <w:r w:rsidDel="00000000" w:rsidR="00000000" w:rsidRPr="00000000">
              <w:rPr>
                <w:rtl w:val="0"/>
              </w:rPr>
            </w:r>
          </w:p>
        </w:tc>
        <w:tc>
          <w:tcPr>
            <w:vAlign w:val="center"/>
          </w:tcPr>
          <w:p w:rsidR="00000000" w:rsidDel="00000000" w:rsidP="00000000" w:rsidRDefault="00000000" w:rsidRPr="00000000" w14:paraId="00001C4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42">
            <w:pPr>
              <w:numPr>
                <w:ilvl w:val="0"/>
                <w:numId w:val="252"/>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Чоботи захисні гумові високі</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20 пар</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4A">
            <w:pPr>
              <w:numPr>
                <w:ilvl w:val="0"/>
                <w:numId w:val="253"/>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Дозиметри індивідуальні</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10 шт.</w:t>
            </w:r>
            <w:r w:rsidDel="00000000" w:rsidR="00000000" w:rsidRPr="00000000">
              <w:rPr>
                <w:rtl w:val="0"/>
              </w:rPr>
            </w:r>
          </w:p>
        </w:tc>
      </w:tr>
      <w:tr>
        <w:trPr>
          <w:cantSplit w:val="0"/>
          <w:trHeight w:val="3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52">
            <w:pPr>
              <w:numPr>
                <w:ilvl w:val="0"/>
                <w:numId w:val="254"/>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Дозиметр-радіометр</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 шт.</w:t>
            </w:r>
            <w:r w:rsidDel="00000000" w:rsidR="00000000" w:rsidRPr="00000000">
              <w:rPr>
                <w:rtl w:val="0"/>
              </w:rPr>
            </w:r>
          </w:p>
        </w:tc>
      </w:tr>
      <w:tr>
        <w:trPr>
          <w:cantSplit w:val="0"/>
          <w:trHeight w:val="1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5A">
            <w:pPr>
              <w:numPr>
                <w:ilvl w:val="0"/>
                <w:numId w:val="255"/>
              </w:numPr>
              <w:spacing w:line="240" w:lineRule="auto"/>
              <w:ind w:left="720" w:hanging="360"/>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Ранцевий обприскувач (розпилювач) під тиском</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C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 шт.</w:t>
            </w:r>
            <w:r w:rsidDel="00000000" w:rsidR="00000000" w:rsidRPr="00000000">
              <w:rPr>
                <w:rtl w:val="0"/>
              </w:rPr>
            </w:r>
          </w:p>
        </w:tc>
      </w:tr>
    </w:tbl>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2">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3">
      <w:pPr>
        <w:shd w:fill="ffffff" w:val="clear"/>
        <w:spacing w:after="2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4">
      <w:pPr>
        <w:numPr>
          <w:ilvl w:val="0"/>
          <w:numId w:val="44"/>
        </w:numPr>
        <w:shd w:fill="ffffff" w:val="clea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65">
      <w:pPr>
        <w:numPr>
          <w:ilvl w:val="0"/>
          <w:numId w:val="44"/>
        </w:numPr>
        <w:shd w:fill="ffffff" w:val="clea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