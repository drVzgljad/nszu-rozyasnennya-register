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D">
      <w:pPr>
        <w:pStyle w:val="Heading1"/>
        <w:shd w:fill="ffffff" w:val="clear"/>
        <w:spacing w:line="276" w:lineRule="auto"/>
        <w:ind w:left="360" w:firstLine="0"/>
        <w:jc w:val="center"/>
        <w:rPr>
          <w:rFonts w:ascii="Times New Roman" w:cs="Times New Roman" w:eastAsia="Times New Roman" w:hAnsi="Times New Roman"/>
          <w:sz w:val="24"/>
          <w:szCs w:val="24"/>
        </w:rPr>
      </w:pPr>
      <w:bookmarkStart w:colFirst="0" w:colLast="0" w:name="_heading=h.8d8lpbba2v0" w:id="11"/>
      <w:bookmarkEnd w:id="11"/>
      <w:r w:rsidDel="00000000" w:rsidR="00000000" w:rsidRPr="00000000">
        <w:rPr>
          <w:rFonts w:ascii="Times New Roman" w:cs="Times New Roman" w:eastAsia="Times New Roman" w:hAnsi="Times New Roman"/>
          <w:sz w:val="24"/>
          <w:szCs w:val="24"/>
          <w:rtl w:val="0"/>
        </w:rPr>
        <w:t xml:space="preserve">9. ПРОФІЛАКТИКА, ДІАГНОСТИКА, СПОСТЕРЕЖЕННЯ ТА ЛІКУВАННЯ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E">
      <w:pPr>
        <w:keepNext w:val="1"/>
        <w:keepLines w:val="1"/>
        <w:pBdr>
          <w:top w:space="0" w:sz="0" w:val="nil"/>
          <w:left w:space="0" w:sz="0" w:val="nil"/>
          <w:bottom w:space="0" w:sz="0" w:val="nil"/>
          <w:right w:space="0" w:sz="0" w:val="nil"/>
          <w:between w:space="0" w:sz="0" w:val="nil"/>
        </w:pBdr>
        <w:shd w:fill="ffffff" w:val="clear"/>
        <w:spacing w:after="240" w:before="240" w:line="276" w:lineRule="auto"/>
        <w:ind w:left="-360" w:hanging="36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F">
      <w:pPr>
        <w:keepNext w:val="1"/>
        <w:keepLines w:val="1"/>
        <w:pBdr>
          <w:top w:space="0" w:sz="0" w:val="nil"/>
          <w:left w:space="0" w:sz="0" w:val="nil"/>
          <w:bottom w:space="0" w:sz="0" w:val="nil"/>
          <w:right w:space="0" w:sz="0" w:val="nil"/>
          <w:between w:space="0" w:sz="0" w:val="nil"/>
        </w:pBdr>
        <w:shd w:fill="ffffff" w:val="clear"/>
        <w:spacing w:after="0" w:line="276" w:lineRule="auto"/>
        <w:ind w:left="6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4"/>
          <w:szCs w:val="24"/>
          <w:rtl w:val="0"/>
        </w:rPr>
        <w:t xml:space="preserve">Надання пацієнту/пацієнтці консультативно-діагностичної, лікувально-профілактичної спеціалізованої медичної допомоги та послуг у галузі охорони здоров’я (Сервіс «Консультування та лікування») за такими класами: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0">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 Кардіологія –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спостереження, лікування</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хвороб серця, серцевої недостатності, гіпертензії, хвороби серцевих клапанів, хвороби коронарних судин, проблем з серцевою електрофізіологією, а також консультування пацієнтів після проведення інструментальних досліджень та досліджень з візуалізації (УЗД, МРТ, КТ-ангіогра</w:t>
      </w:r>
      <w:r w:rsidDel="00000000" w:rsidR="00000000" w:rsidRPr="00000000">
        <w:rPr>
          <w:rFonts w:ascii="Times New Roman" w:cs="Times New Roman" w:eastAsia="Times New Roman" w:hAnsi="Times New Roman"/>
          <w:sz w:val="24"/>
          <w:szCs w:val="24"/>
          <w:rtl w:val="0"/>
        </w:rPr>
        <w:t xml:space="preserve">фії</w:t>
      </w:r>
      <w:r w:rsidDel="00000000" w:rsidR="00000000" w:rsidRPr="00000000">
        <w:rPr>
          <w:rFonts w:ascii="Times New Roman" w:cs="Times New Roman" w:eastAsia="Times New Roman" w:hAnsi="Times New Roman"/>
          <w:color w:val="000000"/>
          <w:sz w:val="24"/>
          <w:szCs w:val="24"/>
          <w:rtl w:val="0"/>
        </w:rPr>
        <w:t xml:space="preserve"> коронарних судин), проведення оперативних втручань на клапанах серця, встановлення штучних трансплантантів коронарних судин тощо.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1">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 Неврологія –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лікування розладів нервової системи, зокрема деменції, інсульту/транзиторної ішемічної атаки, рухових розладів, розсіяного склерозу, периферичної нейропатії, епілепсії, а також нейроонкологічних станів.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2">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 Пульмонологія</w:t>
      </w:r>
      <w:r w:rsidDel="00000000" w:rsidR="00000000" w:rsidRPr="00000000">
        <w:rPr>
          <w:rFonts w:ascii="Times New Roman" w:cs="Times New Roman" w:eastAsia="Times New Roman" w:hAnsi="Times New Roman"/>
          <w:color w:val="000000"/>
          <w:sz w:val="24"/>
          <w:szCs w:val="24"/>
          <w:rtl w:val="0"/>
        </w:rPr>
        <w:t xml:space="preserve"> – консультування, діагностика, оцінювання, лікування пацієнтів із захворюваннями легенів, плевральної порожнини, бронхів, трахеї, верхніх дихальних шляхів, нервів і дихальних м’язів.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3">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1.4. Гастроентерологія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оцінювання, лікування захворювань шлунку та кишечника.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4">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1.5. Ендокринологія </w:t>
      </w:r>
      <w:r w:rsidDel="00000000" w:rsidR="00000000" w:rsidRPr="00000000">
        <w:rPr>
          <w:rFonts w:ascii="Times New Roman" w:cs="Times New Roman" w:eastAsia="Times New Roman" w:hAnsi="Times New Roman"/>
          <w:color w:val="000000"/>
          <w:sz w:val="24"/>
          <w:szCs w:val="24"/>
          <w:rtl w:val="0"/>
        </w:rPr>
        <w:t xml:space="preserve">– менеджмент цукрового діабету, включаючи гестаційний діабет, захворювань щитовидної залози, ускладнень клімаксу, інших захворювань ендокринних залоз, а також консультації з таких послуг: інсулінотерапія, оцінювання та лікування коморбідних захворювань, асоційованих з цукровим діабетом, введення ліків, використання обладнання та приладів, консультування пацієнтів та їх навчання щодо розпізнавання ускладнень та лікування побічних ефектів.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5">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1.6. Нефрологія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оцінювання, лікування гострих пошкоджень нирок, хронічної хвороби нирок, гіпертензії та порушень водно-електролітного балансу. Навчання пацієнтів та їх підтримка у випадках, коли діаліз не проводиться; супровід та медикаментозна терапія пацієнтів після трансплантації нирки, а також супровід та медикаментозна терапія донорів в післяопераційному періоді.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6">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1.7. Гематологія</w:t>
      </w:r>
      <w:r w:rsidDel="00000000" w:rsidR="00000000" w:rsidRPr="00000000">
        <w:rPr>
          <w:rFonts w:ascii="Times New Roman" w:cs="Times New Roman" w:eastAsia="Times New Roman" w:hAnsi="Times New Roman"/>
          <w:color w:val="000000"/>
          <w:sz w:val="24"/>
          <w:szCs w:val="24"/>
          <w:rtl w:val="0"/>
        </w:rPr>
        <w:t xml:space="preserve"> – консультування, діагностика, оцінювання, лікування пацієнтів із захворюваннями крові, тромбозом, зокрема внаслідок хвороб та розладів системи кровообігу.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7">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1.8. Імунологія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оцінювання, лікування системних аутоімунних захворювань, системного васкуліту, системних запальних захворювань, алергії, імунодефіциту.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8">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1.9. Інфекційні та паразитарні хвороби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оцінювання, лікування заразних за походженням захворювань, спричинених мікроорганізмами, зокрема нозокоміальними (госпітальними) мікроорганізмами або ендогенною мікрофлорою з носа та горла, шкіри чи кишечника. Включає консультування з приводу лікування латентної туберкульозної інфекції, а також обстеження контактних щодо туберкульозу осіб; діагностику та лікування гепатиту В і С; захворювань, що передаються статевим шляхом (ЗПСШ), навчання щодо лікування основного захворювання та ускладнень, пов’язаних з лікуванням.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9">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Педіатрія</w:t>
      </w:r>
      <w:r w:rsidDel="00000000" w:rsidR="00000000" w:rsidRPr="00000000">
        <w:rPr>
          <w:rFonts w:ascii="Times New Roman" w:cs="Times New Roman" w:eastAsia="Times New Roman" w:hAnsi="Times New Roman"/>
          <w:color w:val="000000"/>
          <w:sz w:val="24"/>
          <w:szCs w:val="24"/>
          <w:rtl w:val="0"/>
        </w:rPr>
        <w:t xml:space="preserve"> – консультування, діагностика, оцінювання, лікування всіх типів захворювань немовлят, дітей і підлітків. Включає навчання батьків або членів родини пацієнта/пацієнтки, або інших законних представників з метою покращення його/її знань, усвідомлення та розуміння хвороби дитини,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A">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Спостереження за дітьми з різними вадами розвитку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та орфанними захворюванням</w:t>
      </w:r>
      <w:r w:rsidDel="00000000" w:rsidR="00000000" w:rsidRPr="00000000">
        <w:rPr>
          <w:rFonts w:ascii="Times New Roman" w:cs="Times New Roman" w:eastAsia="Times New Roman" w:hAnsi="Times New Roman"/>
          <w:color w:val="000000"/>
          <w:sz w:val="24"/>
          <w:szCs w:val="24"/>
          <w:rtl w:val="0"/>
        </w:rPr>
        <w:t xml:space="preserve">и – консультування та лікування дітей із затримкою фізичного та інтелектуального розвитку, </w:t>
      </w:r>
      <w:r w:rsidDel="00000000" w:rsidR="00000000" w:rsidRPr="00000000">
        <w:rPr>
          <w:rFonts w:ascii="Times New Roman" w:cs="Times New Roman" w:eastAsia="Times New Roman" w:hAnsi="Times New Roman"/>
          <w:b w:val="1"/>
          <w:bCs w:val="1"/>
          <w:sz w:val="24"/>
          <w:szCs w:val="24"/>
          <w:rtl w:val="0"/>
        </w:rPr>
        <w:t xml:space="preserve">надання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послуги з катамнестичного спостереження. </w:t>
      </w:r>
      <w:r w:rsidDel="00000000" w:rsidR="00000000" w:rsidRPr="00000000">
        <w:rPr>
          <w:rFonts w:ascii="Times New Roman" w:cs="Times New Roman" w:eastAsia="Times New Roman" w:hAnsi="Times New Roman"/>
          <w:color w:val="000000"/>
          <w:sz w:val="24"/>
          <w:szCs w:val="24"/>
          <w:rtl w:val="0"/>
        </w:rPr>
        <w:t xml:space="preserve">Включає навчання батьків або членів родини пацієнта/пацієнтки, або інших законних представників щодо покращення їх  знань, усвідомлення та розуміння  хвороби дитини,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B">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Дерматологія –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лікування хвороб шкіри.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C">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Ревматологія –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лікування запалень суглобів і м'яких тканин, захворювань сполучної тканини, артритів, аутоімунних станів,  захворювань хребта (спондилоартрит), післятравматичних ушкоджень м'язів і суглобів.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D">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Метаболічні ураження кісток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лікування метаболічних уражень кісток (остеопорозу, остеомаляції, рахіту, гіпопаратиреозу, фіброзної остеодистрофії, тощо).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E">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Генетика</w:t>
      </w:r>
      <w:r w:rsidDel="00000000" w:rsidR="00000000" w:rsidRPr="00000000">
        <w:rPr>
          <w:rFonts w:ascii="Times New Roman" w:cs="Times New Roman" w:eastAsia="Times New Roman" w:hAnsi="Times New Roman"/>
          <w:color w:val="000000"/>
          <w:sz w:val="24"/>
          <w:szCs w:val="24"/>
          <w:rtl w:val="0"/>
        </w:rPr>
        <w:t xml:space="preserve"> – консультування, діагностика, оцінювання, лікування спадкових та/або генетичних розладів, включаючи пренатальну діагностику (крім обстежень, визначених специфікаціями пакету «Ведення вагітності в амбулаторних умовах»). Включає навчання батьків або членів родини пацієнта/пацієнтки, або інших законних представників з метою покращення його/її знань, усвідомлення та розуміння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BF">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Геріатрія</w:t>
      </w:r>
      <w:r w:rsidDel="00000000" w:rsidR="00000000" w:rsidRPr="00000000">
        <w:rPr>
          <w:rFonts w:ascii="Times New Roman" w:cs="Times New Roman" w:eastAsia="Times New Roman" w:hAnsi="Times New Roman"/>
          <w:color w:val="000000"/>
          <w:sz w:val="24"/>
          <w:szCs w:val="24"/>
          <w:rtl w:val="0"/>
        </w:rPr>
        <w:t xml:space="preserve"> – консультування, діагностика, оцінювання, лікування осіб похилого віку (старше 65 років) зі складними медичними потребами та коморбідними станами.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0">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Психіатрія –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лікування пацієнтів із розладами психіки та поведінки.  Включає навчання пацієнта/пацієнтки та/або його/її законних представників з метою покращення їх знань, усвідомлення та розуміння хвороби, а також надання рекомендацій із запобігання розвитку загострення хвороби.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1">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Медицина залежності – </w:t>
      </w:r>
      <w:r w:rsidDel="00000000" w:rsidR="00000000" w:rsidRPr="00000000">
        <w:rPr>
          <w:rFonts w:ascii="Times New Roman" w:cs="Times New Roman" w:eastAsia="Times New Roman" w:hAnsi="Times New Roman"/>
          <w:color w:val="000000"/>
          <w:sz w:val="24"/>
          <w:szCs w:val="24"/>
          <w:rtl w:val="0"/>
        </w:rPr>
        <w:t xml:space="preserve">консультування, діагностика, оцінювання, лікування, реабілітація пацієнтів із залежністю від наркотиків, алкоголю та інших речовин.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2">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1.19.</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Анестезіологія</w:t>
      </w:r>
      <w:r w:rsidDel="00000000" w:rsidR="00000000" w:rsidRPr="00000000">
        <w:rPr>
          <w:rFonts w:ascii="Times New Roman" w:cs="Times New Roman" w:eastAsia="Times New Roman" w:hAnsi="Times New Roman"/>
          <w:color w:val="000000"/>
          <w:sz w:val="24"/>
          <w:szCs w:val="24"/>
          <w:rtl w:val="0"/>
        </w:rPr>
        <w:t xml:space="preserve"> – огляд пацієнтів, яким заплановано оперативне втручання, зокрема оцінювання анестезіологічного ризику, отримання інформованої згоди, якщо дане обстеження проводиться до госпіталізації пацієнта за даним пакетом (за сервісом «Процедури» для класу «Амбулаторна хірургія», «Анестезіологічне забезпечення», «Інтервенційна візуалізація») або за пакетом медичних послуг «Хірургічні операції дорослим та дітям в умовах стаціонару одного дня».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3">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Онкологія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лікування, спостереження за пацієнтами з онкологічними захворюваннями.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4">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Онкогінекологія </w:t>
      </w:r>
      <w:r w:rsidDel="00000000" w:rsidR="00000000" w:rsidRPr="00000000">
        <w:rPr>
          <w:rFonts w:ascii="Times New Roman" w:cs="Times New Roman" w:eastAsia="Times New Roman" w:hAnsi="Times New Roman"/>
          <w:color w:val="000000"/>
          <w:sz w:val="24"/>
          <w:szCs w:val="24"/>
          <w:rtl w:val="0"/>
        </w:rPr>
        <w:t xml:space="preserve">– консультування, спостереження за пацієнтками до та/або після лікування злоякісних новоутворень репродуктивного тракту, включаючи шийку матки, ендометрій, маткові труби, яєчники, матку та піхву, скринінг гінекологічних злоякісних новоутворень. Включає навчання пацієнтки з метою покращення 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5">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Стани, пов’язані з ураженнями молочної залози – </w:t>
      </w:r>
      <w:r w:rsidDel="00000000" w:rsidR="00000000" w:rsidRPr="00000000">
        <w:rPr>
          <w:rFonts w:ascii="Times New Roman" w:cs="Times New Roman" w:eastAsia="Times New Roman" w:hAnsi="Times New Roman"/>
          <w:color w:val="000000"/>
          <w:sz w:val="24"/>
          <w:szCs w:val="24"/>
          <w:rtl w:val="0"/>
        </w:rPr>
        <w:t xml:space="preserve">консультація, діагностика, та лікування уражень молочної залози. Надання всіх послуг, пов'язаних з хірургічним втручанням при діагностованих злоякісних і незлоякісних захворюваннях молочної залози. Включає навчання пацієнтів з метою покращення їх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6">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Хірургія</w:t>
      </w:r>
      <w:r w:rsidDel="00000000" w:rsidR="00000000" w:rsidRPr="00000000">
        <w:rPr>
          <w:rFonts w:ascii="Times New Roman" w:cs="Times New Roman" w:eastAsia="Times New Roman" w:hAnsi="Times New Roman"/>
          <w:color w:val="000000"/>
          <w:sz w:val="24"/>
          <w:szCs w:val="24"/>
          <w:rtl w:val="0"/>
        </w:rPr>
        <w:t xml:space="preserve"> – консультація, діагностика і лікування пацієнтів, які потребують загальних хірургічних втручань, і тих, хто потребує післяопераційного лікування.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7">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Стани, пов'язані з ураженнями гепатобіліарної системи</w:t>
      </w:r>
      <w:r w:rsidDel="00000000" w:rsidR="00000000" w:rsidRPr="00000000">
        <w:rPr>
          <w:rFonts w:ascii="Times New Roman" w:cs="Times New Roman" w:eastAsia="Times New Roman" w:hAnsi="Times New Roman"/>
          <w:i w:val="1"/>
          <w:iCs w:val="1"/>
          <w:color w:val="000000"/>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до- та післяхірургічне консультування, діагностика, лікування хвороб печінки та жовчовивідної системи, включаючи проведення мінімальних інвазивних процедур, а також лікування травми печінки та жовчовивідних шляхів за потреби.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8">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Педіатрична хірургія</w:t>
      </w:r>
      <w:r w:rsidDel="00000000" w:rsidR="00000000" w:rsidRPr="00000000">
        <w:rPr>
          <w:rFonts w:ascii="Times New Roman" w:cs="Times New Roman" w:eastAsia="Times New Roman" w:hAnsi="Times New Roman"/>
          <w:color w:val="000000"/>
          <w:sz w:val="24"/>
          <w:szCs w:val="24"/>
          <w:rtl w:val="0"/>
        </w:rPr>
        <w:t xml:space="preserve"> – консультування, діагностика, спостереження, лікування дітей з опіками, хворобами очей, вух і носа, переломами, ортопедичними проблемами, станами після проведення хірургічних втручань з приводу неврологічних проблем, операцій на органах грудної клітки.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9">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Нейрохірургія</w:t>
      </w:r>
      <w:r w:rsidDel="00000000" w:rsidR="00000000" w:rsidRPr="00000000">
        <w:rPr>
          <w:rFonts w:ascii="Times New Roman" w:cs="Times New Roman" w:eastAsia="Times New Roman" w:hAnsi="Times New Roman"/>
          <w:color w:val="000000"/>
          <w:sz w:val="24"/>
          <w:szCs w:val="24"/>
          <w:rtl w:val="0"/>
        </w:rPr>
        <w:t xml:space="preserve"> – до- та післяхірургічне консультування, діагностика та лікування пацієнтів з розладами будь-якої частини нервової системи, зокрема мозку, хребта, спинного мозку, периферичних нервів та екстракраніальної цереброваскулярної системи.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A">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Кардіоторакальна хірургія </w:t>
      </w:r>
      <w:r w:rsidDel="00000000" w:rsidR="00000000" w:rsidRPr="00000000">
        <w:rPr>
          <w:rFonts w:ascii="Times New Roman" w:cs="Times New Roman" w:eastAsia="Times New Roman" w:hAnsi="Times New Roman"/>
          <w:color w:val="000000"/>
          <w:sz w:val="24"/>
          <w:szCs w:val="24"/>
          <w:rtl w:val="0"/>
        </w:rPr>
        <w:t xml:space="preserve">– до- та післяхірургічне консультування, діагностика, лікування пацієнтів з хворобами серця та легенів.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B">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Пластична та реконструктивна хірургія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та післяхірургічне консультування, пов’язане з відновленням, реконструкцією, виправленням або покращенням форми та зовнішнього вигляду структур тіла, які є дефектними, пошкодженими чи деформованими внаслідок травми, хвороби чи вроджених дефектів, зокрема операції на молочні залозі, операції з приводу щілини губи та щілини піднебіння, хірургічне видалення судинних родимок, вроджених гемангіом, рубців, лікування раку шкіри, хірургія кисті, щелепно-лицева хірургія, тощо.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C">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1.29.</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Судинна хірургія </w:t>
      </w:r>
      <w:r w:rsidDel="00000000" w:rsidR="00000000" w:rsidRPr="00000000">
        <w:rPr>
          <w:rFonts w:ascii="Times New Roman" w:cs="Times New Roman" w:eastAsia="Times New Roman" w:hAnsi="Times New Roman"/>
          <w:color w:val="000000"/>
          <w:sz w:val="24"/>
          <w:szCs w:val="24"/>
          <w:rtl w:val="0"/>
        </w:rPr>
        <w:t xml:space="preserve">– консультація, обстеження, огляд та оцінка пацієнтів до та після хірургічного втручання, проведення спеціальної (оклюзійної) медикаментозної терапії, інвазивних хірургічних процедур.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D">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Офтальмологія </w:t>
      </w:r>
      <w:r w:rsidDel="00000000" w:rsidR="00000000" w:rsidRPr="00000000">
        <w:rPr>
          <w:rFonts w:ascii="Times New Roman" w:cs="Times New Roman" w:eastAsia="Times New Roman" w:hAnsi="Times New Roman"/>
          <w:color w:val="000000"/>
          <w:sz w:val="24"/>
          <w:szCs w:val="24"/>
          <w:rtl w:val="0"/>
        </w:rPr>
        <w:t xml:space="preserve">– консультація, діагностика, огляд, лікування станів, пов’язаних із захворюваннями очей, зору і придаткового апарата, а також послуги, пов’язані з втручаннями на оці.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E">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Оториноларингологія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оцінювання, лікування пацієнтів із ЛОР захворюваннями, зокрема ведення їх до та/або після операції.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CF">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Урологія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оцінювання, лікування пацієнтів із захворюваннями сечовивідних шляхів та сечостатевої системи, пацієнтів до та після проведення простатектомії чи інших урологічних операцій.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0">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Гінекологія </w:t>
      </w:r>
      <w:r w:rsidDel="00000000" w:rsidR="00000000" w:rsidRPr="00000000">
        <w:rPr>
          <w:rFonts w:ascii="Times New Roman" w:cs="Times New Roman" w:eastAsia="Times New Roman" w:hAnsi="Times New Roman"/>
          <w:color w:val="000000"/>
          <w:sz w:val="24"/>
          <w:szCs w:val="24"/>
          <w:rtl w:val="0"/>
        </w:rPr>
        <w:t xml:space="preserve">– консультування, діагностика, лікування та спостереження за пацієнтами з проблемами/розладами, пов’язаними з жіночими репродуктивними органами. Включає навчання пацієнт</w:t>
      </w:r>
      <w:r w:rsidDel="00000000" w:rsidR="00000000" w:rsidRPr="00000000">
        <w:rPr>
          <w:rFonts w:ascii="Times New Roman" w:cs="Times New Roman" w:eastAsia="Times New Roman" w:hAnsi="Times New Roman"/>
          <w:sz w:val="24"/>
          <w:szCs w:val="24"/>
          <w:rtl w:val="0"/>
        </w:rPr>
        <w:t xml:space="preserve">ок</w:t>
      </w:r>
      <w:r w:rsidDel="00000000" w:rsidR="00000000" w:rsidRPr="00000000">
        <w:rPr>
          <w:rFonts w:ascii="Times New Roman" w:cs="Times New Roman" w:eastAsia="Times New Roman" w:hAnsi="Times New Roman"/>
          <w:color w:val="000000"/>
          <w:sz w:val="24"/>
          <w:szCs w:val="24"/>
          <w:rtl w:val="0"/>
        </w:rPr>
        <w:t xml:space="preserve"> з метою покращення їх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1">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Лікування опіків – </w:t>
      </w:r>
      <w:r w:rsidDel="00000000" w:rsidR="00000000" w:rsidRPr="00000000">
        <w:rPr>
          <w:rFonts w:ascii="Times New Roman" w:cs="Times New Roman" w:eastAsia="Times New Roman" w:hAnsi="Times New Roman"/>
          <w:color w:val="000000"/>
          <w:sz w:val="24"/>
          <w:szCs w:val="24"/>
          <w:rtl w:val="0"/>
        </w:rPr>
        <w:t xml:space="preserve">консультування, обстеження, спеціалізоване лікування пацієнтів з опіками.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2">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Хірургія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черепа, обличчя та щелепно-лицьової зони</w:t>
      </w:r>
      <w:r w:rsidDel="00000000" w:rsidR="00000000" w:rsidRPr="00000000">
        <w:rPr>
          <w:rFonts w:ascii="Times New Roman" w:cs="Times New Roman" w:eastAsia="Times New Roman" w:hAnsi="Times New Roman"/>
          <w:color w:val="000000"/>
          <w:sz w:val="24"/>
          <w:szCs w:val="24"/>
          <w:rtl w:val="0"/>
        </w:rPr>
        <w:t xml:space="preserve"> – до- або післяопераційне консультування, діагностика, спостереження та лікування.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3">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Ортопедія</w:t>
      </w:r>
      <w:r w:rsidDel="00000000" w:rsidR="00000000" w:rsidRPr="00000000">
        <w:rPr>
          <w:rFonts w:ascii="Times New Roman" w:cs="Times New Roman" w:eastAsia="Times New Roman" w:hAnsi="Times New Roman"/>
          <w:color w:val="000000"/>
          <w:sz w:val="24"/>
          <w:szCs w:val="24"/>
          <w:rtl w:val="0"/>
        </w:rPr>
        <w:t xml:space="preserve"> – консультування та хірургічні втручання для збереження та відновлення функції кісткової системи, її суглобів і пов'язаних структур.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4">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Мультидисцплінарні консиліуми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організована заздалегідь зустріч для детального обговорення та координації лікування пацієнта, що проводиться одночасно щонайменше </w:t>
      </w:r>
      <w:r w:rsidDel="00000000" w:rsidR="00000000" w:rsidRPr="00000000">
        <w:rPr>
          <w:rFonts w:ascii="Times New Roman" w:cs="Times New Roman" w:eastAsia="Times New Roman" w:hAnsi="Times New Roman"/>
          <w:sz w:val="24"/>
          <w:szCs w:val="24"/>
          <w:rtl w:val="0"/>
        </w:rPr>
        <w:t xml:space="preserve">трьома лікарями-спеціалістами різних спеціалізацій</w:t>
      </w:r>
      <w:r w:rsidDel="00000000" w:rsidR="00000000" w:rsidRPr="00000000">
        <w:rPr>
          <w:rFonts w:ascii="Times New Roman" w:cs="Times New Roman" w:eastAsia="Times New Roman" w:hAnsi="Times New Roman"/>
          <w:color w:val="000000"/>
          <w:sz w:val="24"/>
          <w:szCs w:val="24"/>
          <w:rtl w:val="0"/>
        </w:rPr>
        <w:t xml:space="preserve">. Консиліум може включати обговорення окремого пацієнта або кількох пацієнтів, при цьому мультидисциплінарний консиліум гарантує, що потреби пацієнта в міждисциплінарній допомозі задовольняються за допомогою спланованого та скоординованого підходу.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5">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Аудіологія –</w:t>
      </w:r>
      <w:r w:rsidDel="00000000" w:rsidR="00000000" w:rsidRPr="00000000">
        <w:rPr>
          <w:rFonts w:ascii="Times New Roman" w:cs="Times New Roman" w:eastAsia="Times New Roman" w:hAnsi="Times New Roman"/>
          <w:color w:val="000000"/>
          <w:sz w:val="24"/>
          <w:szCs w:val="24"/>
          <w:rtl w:val="0"/>
        </w:rPr>
        <w:t xml:space="preserve"> консультації з наступних послуг: перевірки слуху, функціонування внутрішнього вуха, проведення загальних та спеціальних слухових скринінгових тестів. Включає навчання пацієнта/пацієнтки з метою покращення його/її знань, усвідомлення та розуміння своєї хвороби, а також надання рекомендацій із запобігання розвитку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6">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1.39.</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Терапія з використанням фізичних та інших агентів</w:t>
      </w:r>
      <w:r w:rsidDel="00000000" w:rsidR="00000000" w:rsidRPr="00000000">
        <w:rPr>
          <w:rFonts w:ascii="Times New Roman" w:cs="Times New Roman" w:eastAsia="Times New Roman" w:hAnsi="Times New Roman"/>
          <w:color w:val="000000"/>
          <w:sz w:val="24"/>
          <w:szCs w:val="24"/>
          <w:rtl w:val="0"/>
        </w:rPr>
        <w:t xml:space="preserve">, зокрема лікування за допомогою  апаратної терапії (електролікування, магнітолікування, водолікування тощо) пацієнтів з травмами.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7">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1.40.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Психологія</w:t>
      </w:r>
      <w:r w:rsidDel="00000000" w:rsidR="00000000" w:rsidRPr="00000000">
        <w:rPr>
          <w:rFonts w:ascii="Times New Roman" w:cs="Times New Roman" w:eastAsia="Times New Roman" w:hAnsi="Times New Roman"/>
          <w:color w:val="000000"/>
          <w:sz w:val="24"/>
          <w:szCs w:val="24"/>
          <w:rtl w:val="0"/>
        </w:rPr>
        <w:t xml:space="preserve"> – оцінка, діагностика та лікування психологічних розладів, пов’язаних зі станами, що впливають на мозок, включає послуги: (а) оцінювання природи когнітивних, поведінкових та емоційних змін, які могли статися внаслідок розвитку набутих або дегенеративних станів, травми головного мозку, (б) оцінювання впливу вищевказаних змін на спосіб життя, (в) когнітивне тестування, (г) когнітивну терапію та психосоціальне консультування. Включає навчання пацієнта/пацієнтки з метою покращення його/її знань, усвідомлення та розуміння свого стану, а також надання рекомендацій із запобігання розвитку погіршення проявів психологічних розладів.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8">
      <w:pPr>
        <w:keepNext w:val="1"/>
        <w:keepLines w:val="1"/>
        <w:pBdr>
          <w:top w:space="0" w:sz="0" w:val="nil"/>
          <w:left w:space="0" w:sz="0" w:val="nil"/>
          <w:bottom w:space="0" w:sz="0" w:val="nil"/>
          <w:right w:space="0" w:sz="0" w:val="nil"/>
          <w:between w:space="0" w:sz="0" w:val="nil"/>
        </w:pBdr>
        <w:shd w:fill="ffffff" w:val="clear"/>
        <w:spacing w:after="0" w:line="276" w:lineRule="auto"/>
        <w:ind w:left="2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Проведення діагностично-лікувальних інтервенційних процедур та малих оперативних втручань (Сервіс «Процедури») за такими класами: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9">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2.1. Ендоскопія гастроінтестінальна</w:t>
      </w:r>
      <w:r w:rsidDel="00000000" w:rsidR="00000000" w:rsidRPr="00000000">
        <w:rPr>
          <w:rFonts w:ascii="Times New Roman" w:cs="Times New Roman" w:eastAsia="Times New Roman" w:hAnsi="Times New Roman"/>
          <w:color w:val="000000"/>
          <w:sz w:val="24"/>
          <w:szCs w:val="24"/>
          <w:rtl w:val="0"/>
        </w:rPr>
        <w:t xml:space="preserve"> – обстеження та лікування за допомогою ендоскопа.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A">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2.2. Ендоскопія урологічна/гінекологічна </w:t>
      </w:r>
      <w:r w:rsidDel="00000000" w:rsidR="00000000" w:rsidRPr="00000000">
        <w:rPr>
          <w:rFonts w:ascii="Times New Roman" w:cs="Times New Roman" w:eastAsia="Times New Roman" w:hAnsi="Times New Roman"/>
          <w:color w:val="000000"/>
          <w:sz w:val="24"/>
          <w:szCs w:val="24"/>
          <w:rtl w:val="0"/>
        </w:rPr>
        <w:t xml:space="preserve">– обстеження та лікування за допомогою ендоскопа.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B">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2.3. Ендоскопія ортопедична </w:t>
      </w:r>
      <w:r w:rsidDel="00000000" w:rsidR="00000000" w:rsidRPr="00000000">
        <w:rPr>
          <w:rFonts w:ascii="Times New Roman" w:cs="Times New Roman" w:eastAsia="Times New Roman" w:hAnsi="Times New Roman"/>
          <w:color w:val="000000"/>
          <w:sz w:val="24"/>
          <w:szCs w:val="24"/>
          <w:rtl w:val="0"/>
        </w:rPr>
        <w:t xml:space="preserve">– обстеження та лікування за допомогою ендоскопа.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C">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2.4. Ендоскопія органів дихання та ЛОР-органів </w:t>
      </w:r>
      <w:r w:rsidDel="00000000" w:rsidR="00000000" w:rsidRPr="00000000">
        <w:rPr>
          <w:rFonts w:ascii="Times New Roman" w:cs="Times New Roman" w:eastAsia="Times New Roman" w:hAnsi="Times New Roman"/>
          <w:color w:val="000000"/>
          <w:sz w:val="24"/>
          <w:szCs w:val="24"/>
          <w:rtl w:val="0"/>
        </w:rPr>
        <w:t xml:space="preserve">– обстеження та лікування за допомогою ендоскопа.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D">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2.5. Гіпербарична терапія – </w:t>
      </w:r>
      <w:r w:rsidDel="00000000" w:rsidR="00000000" w:rsidRPr="00000000">
        <w:rPr>
          <w:rFonts w:ascii="Times New Roman" w:cs="Times New Roman" w:eastAsia="Times New Roman" w:hAnsi="Times New Roman"/>
          <w:color w:val="000000"/>
          <w:sz w:val="24"/>
          <w:szCs w:val="24"/>
          <w:rtl w:val="0"/>
        </w:rPr>
        <w:t xml:space="preserve">проведення сеансів гіпербаричної кисневої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E">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2.6. Інтервенційна візуалізація</w:t>
      </w:r>
      <w:r w:rsidDel="00000000" w:rsidR="00000000" w:rsidRPr="00000000">
        <w:rPr>
          <w:rFonts w:ascii="Times New Roman" w:cs="Times New Roman" w:eastAsia="Times New Roman" w:hAnsi="Times New Roman"/>
          <w:color w:val="000000"/>
          <w:sz w:val="24"/>
          <w:szCs w:val="24"/>
          <w:rtl w:val="0"/>
        </w:rPr>
        <w:t xml:space="preserve"> – діагностики та лікування захворювань шляхом виконання процедур, із застосуванням катетерів, введених через артерію чи вену із одночасним проведенням рентгенівської, магнітної або ультразвукової візуалізації.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DF">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2.7. Амбулаторна хірургія</w:t>
      </w:r>
      <w:r w:rsidDel="00000000" w:rsidR="00000000" w:rsidRPr="00000000">
        <w:rPr>
          <w:rFonts w:ascii="Times New Roman" w:cs="Times New Roman" w:eastAsia="Times New Roman" w:hAnsi="Times New Roman"/>
          <w:color w:val="000000"/>
          <w:sz w:val="24"/>
          <w:szCs w:val="24"/>
          <w:rtl w:val="0"/>
        </w:rPr>
        <w:t xml:space="preserve"> – проведення малих хірургічних втручань, які не вимагають госпіталізації пацієнта, в спеціально облаштованих приміщеннях/операційних залах з наданням або без надання послуг з анестезії.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0">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2.8. Медичні процедури</w:t>
      </w:r>
      <w:r w:rsidDel="00000000" w:rsidR="00000000" w:rsidRPr="00000000">
        <w:rPr>
          <w:rFonts w:ascii="Times New Roman" w:cs="Times New Roman" w:eastAsia="Times New Roman" w:hAnsi="Times New Roman"/>
          <w:color w:val="000000"/>
          <w:sz w:val="24"/>
          <w:szCs w:val="24"/>
          <w:rtl w:val="0"/>
        </w:rPr>
        <w:t xml:space="preserve"> – проведення медичних процедур, які не вимагають загального наркозу та не є частиною інших спеціалізованих медичних консультацій або інтервенцій, включають інфузії, люмбальну пункцію, тонкоголкову біопсію,  аспірацію, біопсію кісткового мозку, венесекцію, вакцинацію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1">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2.9. Менеджмент болю </w:t>
      </w:r>
      <w:r w:rsidDel="00000000" w:rsidR="00000000" w:rsidRPr="00000000">
        <w:rPr>
          <w:rFonts w:ascii="Times New Roman" w:cs="Times New Roman" w:eastAsia="Times New Roman" w:hAnsi="Times New Roman"/>
          <w:color w:val="000000"/>
          <w:sz w:val="24"/>
          <w:szCs w:val="24"/>
          <w:rtl w:val="0"/>
        </w:rPr>
        <w:t xml:space="preserve">– проведення втручань для лікування болю у пацієнтів із тривалим болем середнього та сильного ступеня. Включає методи інтервенційної анестезії, стимуляцію спинного мозку, ін'єкції в суглоби, радіочастотну денервацію, симпатектомію, селективні блокади нервових корінців, епідуральні ін'єкції, кріотерапію, менеджмент систем інтратекального введення ліків.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2">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2.10. Анестезіологічне забезпечення - </w:t>
      </w:r>
      <w:r w:rsidDel="00000000" w:rsidR="00000000" w:rsidRPr="00000000">
        <w:rPr>
          <w:rFonts w:ascii="Times New Roman" w:cs="Times New Roman" w:eastAsia="Times New Roman" w:hAnsi="Times New Roman"/>
          <w:color w:val="000000"/>
          <w:sz w:val="24"/>
          <w:szCs w:val="24"/>
          <w:rtl w:val="0"/>
        </w:rPr>
        <w:t xml:space="preserve">анестезіологічне забезпечення під час виконання болісних інвазивних діагностичних та інших лікувальних процедур.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3">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2.11. </w:t>
      </w:r>
      <w:r w:rsidDel="00000000" w:rsidR="00000000" w:rsidRPr="00000000">
        <w:rPr>
          <w:rFonts w:ascii="Times New Roman" w:cs="Times New Roman" w:eastAsia="Times New Roman" w:hAnsi="Times New Roman"/>
          <w:b w:val="1"/>
          <w:bCs w:val="1"/>
          <w:i w:val="1"/>
          <w:iCs w:val="1"/>
          <w:sz w:val="24"/>
          <w:szCs w:val="24"/>
          <w:rtl w:val="0"/>
        </w:rPr>
        <w:t xml:space="preserve">Радіаційна терапія</w:t>
      </w:r>
      <w:r w:rsidDel="00000000" w:rsidR="00000000" w:rsidRPr="00000000">
        <w:rPr>
          <w:rFonts w:ascii="Times New Roman" w:cs="Times New Roman" w:eastAsia="Times New Roman" w:hAnsi="Times New Roman"/>
          <w:b w:val="1"/>
          <w:bCs w:val="1"/>
          <w:sz w:val="24"/>
          <w:szCs w:val="24"/>
          <w:rtl w:val="0"/>
        </w:rPr>
        <w:t xml:space="preserve"> - лікування методом променевої терапії, що  передбачає використання рентгенівських променів, радіоактивних речовин та інших форм променевої терапії для лікування пухлинних та непухлинних захворювань.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4">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Проведення діагностичних інструментальних досліджень (Сервіс «Інструментальна діагностика»), за такими класами: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5">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3.1. Магнітно-резонансна томографія.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6">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3.2. Комп’ютерна томографія.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7">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3.3. 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8">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3.4. Ультразвукове дослідження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9">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3.5. Клінічні інструментальні дослідження (</w:t>
      </w:r>
      <w:r w:rsidDel="00000000" w:rsidR="00000000" w:rsidRPr="00000000">
        <w:rPr>
          <w:rFonts w:ascii="Times New Roman" w:cs="Times New Roman" w:eastAsia="Times New Roman" w:hAnsi="Times New Roman"/>
          <w:color w:val="000000"/>
          <w:sz w:val="24"/>
          <w:szCs w:val="24"/>
          <w:rtl w:val="0"/>
        </w:rPr>
        <w:t xml:space="preserve">оцінка уродинаміки, моніторинг рухливості стравоходу та pH, оцінювання функції дихання, тести на визначення легеневої функції, спірометрія, дослідження сну, стрес-електрокардіограма (ЕКГ), електроенцефалограма (ЕЕГ), електроміограма (ЕМГ), спеціалізовані кардіологічні дослідження (включаючи послуги холтерівського монітору), нейрофізіологічні, нейропсихологічні дослідження,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A">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3.6. </w:t>
      </w:r>
      <w:r w:rsidDel="00000000" w:rsidR="00000000" w:rsidRPr="00000000">
        <w:rPr>
          <w:rFonts w:ascii="Times New Roman" w:cs="Times New Roman" w:eastAsia="Times New Roman" w:hAnsi="Times New Roman"/>
          <w:b w:val="1"/>
          <w:bCs w:val="1"/>
          <w:i w:val="1"/>
          <w:iCs w:val="1"/>
          <w:sz w:val="24"/>
          <w:szCs w:val="24"/>
          <w:rtl w:val="0"/>
        </w:rPr>
        <w:t xml:space="preserve">Ядерна медицина.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B">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Проведення та/або організація проведення необхідних лабораторних досліджень (Сервіс “Лабораторна діагностика”) за такими класами: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C">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4.1. Клас «Гематологія» </w:t>
      </w:r>
      <w:r w:rsidDel="00000000" w:rsidR="00000000" w:rsidRPr="00000000">
        <w:rPr>
          <w:rFonts w:ascii="Times New Roman" w:cs="Times New Roman" w:eastAsia="Times New Roman" w:hAnsi="Times New Roman"/>
          <w:color w:val="000000"/>
          <w:sz w:val="24"/>
          <w:szCs w:val="24"/>
          <w:rtl w:val="0"/>
        </w:rPr>
        <w:t xml:space="preserve"> - проведення гематологічних досліджень (гемоглобін та його сполуки, клітини крові, кістковий мозок) </w:t>
      </w:r>
      <w:sdt>
        <w:sdtPr>
          <w:id w:val="1835350242"/>
          <w:tag w:val="goog_rdk_183"/>
        </w:sdtPr>
        <w:sdtContent>
          <w:commentRangeStart w:id="38"/>
        </w:sdtContent>
      </w:sdt>
      <w:r w:rsidDel="00000000" w:rsidR="00000000" w:rsidRPr="00000000">
        <w:rPr>
          <w:rFonts w:ascii="Times New Roman" w:cs="Times New Roman" w:eastAsia="Times New Roman" w:hAnsi="Times New Roman"/>
          <w:color w:val="000000"/>
          <w:sz w:val="24"/>
          <w:szCs w:val="24"/>
          <w:rtl w:val="0"/>
        </w:rPr>
        <w:t xml:space="preserve">(Додаток 1, пункт 1, к</w:t>
      </w:r>
      <w:commentRangeEnd w:id="38"/>
      <w:r w:rsidDel="00000000" w:rsidR="00000000" w:rsidRPr="00000000">
        <w:commentReference w:id="38"/>
      </w:r>
      <w:r w:rsidDel="00000000" w:rsidR="00000000" w:rsidRPr="00000000">
        <w:rPr>
          <w:rFonts w:ascii="Times New Roman" w:cs="Times New Roman" w:eastAsia="Times New Roman" w:hAnsi="Times New Roman"/>
          <w:color w:val="000000"/>
          <w:sz w:val="24"/>
          <w:szCs w:val="24"/>
          <w:rtl w:val="0"/>
        </w:rPr>
        <w:t xml:space="preserve">оди спостережень в ЕСОЗ у додатку 3, пункт 1).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D">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4.2. Клас «Біохімія»</w:t>
      </w:r>
      <w:r w:rsidDel="00000000" w:rsidR="00000000" w:rsidRPr="00000000">
        <w:rPr>
          <w:rFonts w:ascii="Times New Roman" w:cs="Times New Roman" w:eastAsia="Times New Roman" w:hAnsi="Times New Roman"/>
          <w:color w:val="000000"/>
          <w:sz w:val="24"/>
          <w:szCs w:val="24"/>
          <w:rtl w:val="0"/>
        </w:rPr>
        <w:t xml:space="preserve"> - проведення біохімічних досліджень (Додаток 1, пункт 2, коди спостережень в ЕСОЗ у додатку 3, пункт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E">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Клас «Мікробіологія»</w:t>
      </w:r>
      <w:r w:rsidDel="00000000" w:rsidR="00000000" w:rsidRPr="00000000">
        <w:rPr>
          <w:rFonts w:ascii="Times New Roman" w:cs="Times New Roman" w:eastAsia="Times New Roman" w:hAnsi="Times New Roman"/>
          <w:color w:val="000000"/>
          <w:sz w:val="24"/>
          <w:szCs w:val="24"/>
          <w:rtl w:val="0"/>
        </w:rPr>
        <w:t xml:space="preserve"> - проведення мікробіологічних досліджень (Додаток 1, пункт 3, коди спостережень в ЕСОЗ у додатку 3, пункт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EF">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4.4. Клас  «Імунологія»</w:t>
      </w:r>
      <w:r w:rsidDel="00000000" w:rsidR="00000000" w:rsidRPr="00000000">
        <w:rPr>
          <w:rFonts w:ascii="Times New Roman" w:cs="Times New Roman" w:eastAsia="Times New Roman" w:hAnsi="Times New Roman"/>
          <w:color w:val="000000"/>
          <w:sz w:val="24"/>
          <w:szCs w:val="24"/>
          <w:rtl w:val="0"/>
        </w:rPr>
        <w:t xml:space="preserve"> - проведення імунологічних досліджень (Додаток 1, пункт 4, коди спостережень в ЕСОЗ у додатку 3, пункт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0">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4.5. Клас «Тканинна патологія»</w:t>
      </w:r>
      <w:r w:rsidDel="00000000" w:rsidR="00000000" w:rsidRPr="00000000">
        <w:rPr>
          <w:rFonts w:ascii="Times New Roman" w:cs="Times New Roman" w:eastAsia="Times New Roman" w:hAnsi="Times New Roman"/>
          <w:color w:val="000000"/>
          <w:sz w:val="24"/>
          <w:szCs w:val="24"/>
          <w:rtl w:val="0"/>
        </w:rPr>
        <w:t xml:space="preserve"> - проведення гістологічних досліджень (Додаток 1, пункт 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1">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4.6. Клас «Цитологія»</w:t>
      </w:r>
      <w:r w:rsidDel="00000000" w:rsidR="00000000" w:rsidRPr="00000000">
        <w:rPr>
          <w:rFonts w:ascii="Times New Roman" w:cs="Times New Roman" w:eastAsia="Times New Roman" w:hAnsi="Times New Roman"/>
          <w:color w:val="000000"/>
          <w:sz w:val="24"/>
          <w:szCs w:val="24"/>
          <w:rtl w:val="0"/>
        </w:rPr>
        <w:t xml:space="preserve"> - проведення цитологічних досліджень (Додаток 1, пункт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2">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4.7. Клас  «Генетика»</w:t>
      </w:r>
      <w:r w:rsidDel="00000000" w:rsidR="00000000" w:rsidRPr="00000000">
        <w:rPr>
          <w:rFonts w:ascii="Times New Roman" w:cs="Times New Roman" w:eastAsia="Times New Roman" w:hAnsi="Times New Roman"/>
          <w:color w:val="000000"/>
          <w:sz w:val="24"/>
          <w:szCs w:val="24"/>
          <w:rtl w:val="0"/>
        </w:rPr>
        <w:t xml:space="preserve"> - проведення генетичних досліджень (Додаток 1, пункт 7, коди спостережень в ЕСОЗ у додатку 3, пункт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3">
      <w:pPr>
        <w:keepNext w:val="1"/>
        <w:keepLines w:val="1"/>
        <w:pBdr>
          <w:top w:space="0" w:sz="0" w:val="nil"/>
          <w:left w:space="0" w:sz="0" w:val="nil"/>
          <w:bottom w:space="0" w:sz="0" w:val="nil"/>
          <w:right w:space="0" w:sz="0" w:val="nil"/>
          <w:between w:space="0" w:sz="0" w:val="nil"/>
        </w:pBdr>
        <w:shd w:fill="ffffff" w:val="clear"/>
        <w:spacing w:after="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4.8.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Клас «Інші дослідження»</w:t>
      </w:r>
      <w:r w:rsidDel="00000000" w:rsidR="00000000" w:rsidRPr="00000000">
        <w:rPr>
          <w:rFonts w:ascii="Times New Roman" w:cs="Times New Roman" w:eastAsia="Times New Roman" w:hAnsi="Times New Roman"/>
          <w:color w:val="000000"/>
          <w:sz w:val="24"/>
          <w:szCs w:val="24"/>
          <w:rtl w:val="0"/>
        </w:rPr>
        <w:t xml:space="preserve"> (Додаток 1, пункт 8, коди спостережень в ЕСОЗ у додатку 3, пункт 5).</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4">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Призначення та/або корекція медикаментозного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5">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Динамічне спостереження за пацієнтом/пацієнткою із хронічними захворюваннями.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6">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Надання медичної допомоги в умовах денного стаціонару.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7">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Організація своєчасного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8">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Проведення обов’язкових медичних профілактичних оглядів учнів загальноосвітніх навчальних закладів, а також дітей до 6 років відповідно до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9">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Оформлення довідок, формування медичних висновків про тимчасову непрацездатність та спрямування пацієнта/пацієнтки на оцінювання повсякденного функціонування особи лікарями експертної комісії з оцінювання повсякденного функціонування особи.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A">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Надання невідкладної медичної допомоги, а також виклик бригади екстреної (швидкої) медичної допомоги за потреби та надання невідкладної медичної допомоги пацієнту/пацієнтці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B">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за наявності показань для надання спеціалізованої медичної допомоги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 стаціонарних умовах та послуг з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C">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Надання результатів обстежень з візуалізації (рентгенологічні обстеження, комп’ютерна томографія, магнітно-резонансна томографія) на електронному носії пацієнта (диску)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D">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Забезпечення надання медичної допомоги методами і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E">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FF">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w:t>
      </w:r>
      <w:sdt>
        <w:sdtPr>
          <w:id w:val="-656136762"/>
          <w:tag w:val="goog_rdk_184"/>
        </w:sdtPr>
        <w:sdtContent>
          <w:commentRangeStart w:id="39"/>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та/пацієнтки (специфікація):</w:t>
      </w:r>
      <w:commentRangeEnd w:id="39"/>
      <w:r w:rsidDel="00000000" w:rsidR="00000000" w:rsidRPr="00000000">
        <w:commentReference w:id="39"/>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0">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1">
      <w:pPr>
        <w:keepNext w:val="1"/>
        <w:keepLines w:val="1"/>
        <w:numPr>
          <w:ilvl w:val="0"/>
          <w:numId w:val="26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цілодобової медичної допомоги пацієнту/пацієнтці у приймальному відділенні/відділенні екстреної та невідкладної допомоги/травмпункті.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2">
      <w:pPr>
        <w:keepNext w:val="1"/>
        <w:keepLines w:val="1"/>
        <w:numPr>
          <w:ilvl w:val="0"/>
          <w:numId w:val="269"/>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Цілодобове проведення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3">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4">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визначення групи крові і резус-фактора;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5">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біохімічний аналіз крові (загальний білок, альбумін, альфа-амілаза, аспартатамінотрансфераза (АсАТ), аланінамінотрансфераза (АлАТ), білірубін і його фракції (загальний, прямий, непрямий), креатинін, сечовина, електроліти: калій, кальцій, хлор, натрій, магній; лужна фосфатаза, лактатдегідрогеназа,);  гама-глутамілтранспептидаза; креатинфосфокіназа загальна (КФК); креатинфосфокиназа-МВ;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6">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гострофазові показники: С-реактивний білок (CРБ), прокальцитонін);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7">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коагуляційний гемостаз (тромбіновий час, активований частковий (парціальний) тромбопластиновий час (АЧТЧ, АПТЧ), фібриноген, міжнародне нормалізоване відношення (МНВ), D-димер);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8">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тест на тропонін;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9">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A">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B">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кал на приховану кров;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C">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швидкі тести;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D">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E">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Цілодобове проведення інструментальних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0F">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рентгенологічні дослідження, зокрема, комп’ютерна томографія (зокрема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0">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магнітно-резонансна томографія (зокрема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1">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ультразвукові дослідження, зокрема,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2">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3">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4">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інші інструментальні дослідження відповідно до галузевих стандартів у сфері охорони здоров</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5">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6">
      <w:pPr>
        <w:keepNext w:val="1"/>
        <w:keepLines w:val="1"/>
        <w:pBdr>
          <w:top w:space="0" w:sz="0" w:val="nil"/>
          <w:left w:space="0" w:sz="0" w:val="nil"/>
          <w:bottom w:space="0" w:sz="0" w:val="nil"/>
          <w:right w:space="0" w:sz="0" w:val="nil"/>
          <w:between w:space="0" w:sz="0" w:val="nil"/>
        </w:pBdr>
        <w:shd w:fill="ffffff" w:val="clear"/>
        <w:spacing w:after="0" w:before="24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ПРОФІЛАКТИКА, ДІАГНОСТИКА, СПОСТЕРЕЖЕННЯ ТА ЛІКУВАННЯ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7">
      <w:pPr>
        <w:keepNext w:val="1"/>
        <w:keepLines w:val="1"/>
        <w:pBdr>
          <w:top w:space="0" w:sz="0" w:val="nil"/>
          <w:left w:space="0" w:sz="0" w:val="nil"/>
          <w:bottom w:space="0" w:sz="0" w:val="nil"/>
          <w:right w:space="0" w:sz="0" w:val="nil"/>
          <w:between w:space="0" w:sz="0" w:val="nil"/>
        </w:pBdr>
        <w:shd w:fill="ffffff" w:val="clear"/>
        <w:spacing w:after="0" w:before="24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8">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Умови надання послуги</w:t>
      </w:r>
      <w:r w:rsidDel="00000000" w:rsidR="00000000" w:rsidRPr="00000000">
        <w:rPr>
          <w:rFonts w:ascii="Times New Roman" w:cs="Times New Roman" w:eastAsia="Times New Roman" w:hAnsi="Times New Roman"/>
          <w:color w:val="000000"/>
          <w:sz w:val="24"/>
          <w:szCs w:val="24"/>
          <w:rtl w:val="0"/>
        </w:rPr>
        <w:t xml:space="preserve">: амбулаторно (зокрема, в умовах приймального відділення/відділенні екстреної та невідкладної допомоги/травмпункті), за місцем проживання (перебування) пацієнта/пацієнтки при наявності медичних показань (за рішенням лікуючого лікаря-спеціаліста) або з використанням </w:t>
      </w:r>
      <w:r w:rsidDel="00000000" w:rsidR="00000000" w:rsidRPr="00000000">
        <w:rPr>
          <w:rFonts w:ascii="Times New Roman" w:cs="Times New Roman" w:eastAsia="Times New Roman" w:hAnsi="Times New Roman"/>
          <w:color w:val="333333"/>
          <w:sz w:val="24"/>
          <w:szCs w:val="24"/>
          <w:highlight w:val="white"/>
          <w:rtl w:val="0"/>
        </w:rPr>
        <w:t xml:space="preserve">технічних засобів електронних комунікацій (</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9">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A">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Підстави надання послуги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B">
      <w:pPr>
        <w:keepNext w:val="1"/>
        <w:keepLines w:val="1"/>
        <w:numPr>
          <w:ilvl w:val="0"/>
          <w:numId w:val="2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C">
      <w:pPr>
        <w:keepNext w:val="1"/>
        <w:keepLines w:val="1"/>
        <w:numPr>
          <w:ilvl w:val="0"/>
          <w:numId w:val="2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лікуючого лікаря-спеціаліста;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D">
      <w:pPr>
        <w:keepNext w:val="1"/>
        <w:keepLines w:val="1"/>
        <w:numPr>
          <w:ilvl w:val="0"/>
          <w:numId w:val="2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самозвернення до лікаря-акушера-гінеколога, лікаря-гінеколога дитячого та підліткового віку, лікаря-педіатра, лікаря-нарколога, лікаря-фтизіатра, лікаря-фтизіатра дитячого;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E">
      <w:pPr>
        <w:keepNext w:val="1"/>
        <w:keepLines w:val="1"/>
        <w:numPr>
          <w:ilvl w:val="0"/>
          <w:numId w:val="2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самозвернення до лікаря-психолога, лікаря-психіатра, лікаря-психіатра дитячого, лікаря-психіатра підліткового, </w:t>
      </w:r>
      <w:r w:rsidDel="00000000" w:rsidR="00000000" w:rsidRPr="00000000">
        <w:rPr>
          <w:rFonts w:ascii="Times New Roman" w:cs="Times New Roman" w:eastAsia="Times New Roman" w:hAnsi="Times New Roman"/>
          <w:color w:val="1f1f1f"/>
          <w:sz w:val="24"/>
          <w:szCs w:val="24"/>
          <w:rtl w:val="0"/>
        </w:rPr>
        <w:t xml:space="preserve">лікаря-психотерапевта,</w:t>
      </w:r>
      <w:r w:rsidDel="00000000" w:rsidR="00000000" w:rsidRPr="00000000">
        <w:rPr>
          <w:rFonts w:ascii="Times New Roman" w:cs="Times New Roman" w:eastAsia="Times New Roman" w:hAnsi="Times New Roman"/>
          <w:color w:val="000000"/>
          <w:sz w:val="24"/>
          <w:szCs w:val="24"/>
          <w:rtl w:val="0"/>
        </w:rPr>
        <w:t xml:space="preserve"> клінічного психолога  - для закладів,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 яких відсутній договір за пакетом «Психосоціальна та психіатрична допомога дорослим та дітям, що надається в центрах ментального (психічного) здоров'я та мобільними мультидисциплінарними командами»;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1F">
      <w:pPr>
        <w:keepNext w:val="1"/>
        <w:keepLines w:val="1"/>
        <w:numPr>
          <w:ilvl w:val="0"/>
          <w:numId w:val="2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самозвернення до лікаря-спеціаліста, у якого пацієнт/пацієнтка із хронічними захворюваннями перебуває під медичним наглядом;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0">
      <w:pPr>
        <w:keepNext w:val="1"/>
        <w:keepLines w:val="1"/>
        <w:numPr>
          <w:ilvl w:val="0"/>
          <w:numId w:val="279"/>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самозвернення у невідкладному стані.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1">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2">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підстави надання послуги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3">
      <w:pPr>
        <w:keepNext w:val="1"/>
        <w:keepLines w:val="1"/>
        <w:numPr>
          <w:ilvl w:val="0"/>
          <w:numId w:val="297"/>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4">
      <w:pPr>
        <w:keepNext w:val="1"/>
        <w:keepLines w:val="1"/>
        <w:numPr>
          <w:ilvl w:val="0"/>
          <w:numId w:val="297"/>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самозвернення у невідкладному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5">
      <w:pPr>
        <w:keepNext w:val="1"/>
        <w:keepLines w:val="1"/>
        <w:numPr>
          <w:ilvl w:val="0"/>
          <w:numId w:val="297"/>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лікуючим лікарем пацієнтів за групами захворювань, викладених  у Додатку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6">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7">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8">
      <w:pPr>
        <w:keepNext w:val="1"/>
        <w:keepLines w:val="1"/>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4"/>
          <w:szCs w:val="24"/>
          <w:rtl w:val="0"/>
        </w:rPr>
        <w:t xml:space="preserve">Надання консультативно-діагностичної, лікувально-профілактичної спеціалізованої медичної допомоги та послуг у галузі охорони здоров’я за таких умов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9">
      <w:pPr>
        <w:keepNext w:val="1"/>
        <w:keepLines w:val="1"/>
        <w:pBdr>
          <w:top w:space="0" w:sz="0" w:val="nil"/>
          <w:left w:space="0" w:sz="0" w:val="nil"/>
          <w:bottom w:space="0" w:sz="0" w:val="nil"/>
          <w:right w:space="0" w:sz="0" w:val="nil"/>
          <w:between w:space="0" w:sz="0" w:val="nil"/>
        </w:pBdr>
        <w:shd w:fill="ffffff" w:val="clear"/>
        <w:spacing w:after="0" w:line="276" w:lineRule="auto"/>
        <w:ind w:left="15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надання послуг щонайменше за двома будь-якими сервісами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для монопрофільних закладів охорони здоров’я, зокрема, онкологічних, інфекційних, фтизіатричних, психіатричних, шкірно-венерологічних, а також для закладів державної форми власності та закладів, які надають допомогу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A">
      <w:pPr>
        <w:keepNext w:val="1"/>
        <w:keepLines w:val="1"/>
        <w:pBdr>
          <w:top w:space="0" w:sz="0" w:val="nil"/>
          <w:left w:space="0" w:sz="0" w:val="nil"/>
          <w:bottom w:space="0" w:sz="0" w:val="nil"/>
          <w:right w:space="0" w:sz="0" w:val="nil"/>
          <w:between w:space="0" w:sz="0" w:val="nil"/>
        </w:pBdr>
        <w:shd w:fill="ffffff" w:val="clea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або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B">
      <w:pPr>
        <w:keepNext w:val="1"/>
        <w:keepLines w:val="1"/>
        <w:pBdr>
          <w:top w:space="0" w:sz="0" w:val="nil"/>
          <w:left w:space="0" w:sz="0" w:val="nil"/>
          <w:bottom w:space="0" w:sz="0" w:val="nil"/>
          <w:right w:space="0" w:sz="0" w:val="nil"/>
          <w:between w:space="0" w:sz="0" w:val="nil"/>
        </w:pBdr>
        <w:shd w:fill="ffffff" w:val="clear"/>
        <w:spacing w:after="0" w:line="276" w:lineRule="auto"/>
        <w:ind w:left="15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надання послуг щонайменше за двома класами сервісу «Консультування та лікування» та одним класом сервісу «Процедури» та щонайменше за двома класами сервісів «Лабораторна діагностика» та/або «Інструментальна діагностика»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для всіх інших закладів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C">
      <w:pPr>
        <w:keepNext w:val="1"/>
        <w:keepLines w:val="1"/>
        <w:pBdr>
          <w:top w:space="0" w:sz="0" w:val="nil"/>
          <w:left w:space="0" w:sz="0" w:val="nil"/>
          <w:bottom w:space="0" w:sz="0" w:val="nil"/>
          <w:right w:space="0" w:sz="0" w:val="nil"/>
          <w:between w:space="0" w:sz="0" w:val="nil"/>
        </w:pBdr>
        <w:shd w:fill="ffffff" w:val="clea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або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D">
      <w:pPr>
        <w:keepNext w:val="1"/>
        <w:keepLines w:val="1"/>
        <w:pBdr>
          <w:top w:space="0" w:sz="0" w:val="nil"/>
          <w:left w:space="0" w:sz="0" w:val="nil"/>
          <w:bottom w:space="0" w:sz="0" w:val="nil"/>
          <w:right w:space="0" w:sz="0" w:val="nil"/>
          <w:between w:space="0" w:sz="0" w:val="nil"/>
        </w:pBdr>
        <w:shd w:fill="ffffff" w:val="clear"/>
        <w:spacing w:after="0" w:line="276" w:lineRule="auto"/>
        <w:ind w:left="15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надання послуг з</w:t>
      </w:r>
      <w:r w:rsidDel="00000000" w:rsidR="00000000" w:rsidRPr="00000000">
        <w:rPr>
          <w:rFonts w:ascii="Times New Roman" w:cs="Times New Roman" w:eastAsia="Times New Roman" w:hAnsi="Times New Roman"/>
          <w:sz w:val="24"/>
          <w:szCs w:val="24"/>
          <w:rtl w:val="0"/>
        </w:rPr>
        <w:t xml:space="preserve">а класами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«Магнітно-резонансна томографія»</w:t>
      </w:r>
      <w:r w:rsidDel="00000000" w:rsidR="00000000" w:rsidRPr="00000000">
        <w:rPr>
          <w:rFonts w:ascii="Times New Roman" w:cs="Times New Roman" w:eastAsia="Times New Roman" w:hAnsi="Times New Roman"/>
          <w:color w:val="000000"/>
          <w:sz w:val="24"/>
          <w:szCs w:val="24"/>
          <w:rtl w:val="0"/>
        </w:rPr>
        <w:t xml:space="preserve"> та/або </w:t>
      </w:r>
      <w:r w:rsidDel="00000000" w:rsidR="00000000" w:rsidRPr="00000000">
        <w:rPr>
          <w:rFonts w:ascii="Times New Roman" w:cs="Times New Roman" w:eastAsia="Times New Roman" w:hAnsi="Times New Roman"/>
          <w:sz w:val="24"/>
          <w:szCs w:val="24"/>
          <w:rtl w:val="0"/>
        </w:rPr>
        <w:t xml:space="preserve">«Комп’ютерна томографія»</w:t>
      </w:r>
      <w:r w:rsidDel="00000000" w:rsidR="00000000" w:rsidRPr="00000000">
        <w:rPr>
          <w:rFonts w:ascii="Times New Roman" w:cs="Times New Roman" w:eastAsia="Times New Roman" w:hAnsi="Times New Roman"/>
          <w:color w:val="000000"/>
          <w:sz w:val="24"/>
          <w:szCs w:val="24"/>
          <w:rtl w:val="0"/>
        </w:rPr>
        <w:t xml:space="preserve">, </w:t>
      </w:r>
      <w:sdt>
        <w:sdtPr>
          <w:id w:val="-1579442188"/>
          <w:tag w:val="goog_rdk_185"/>
        </w:sdtPr>
        <w:sdtContent>
          <w:commentRangeStart w:id="40"/>
        </w:sdtContent>
      </w:sdt>
      <w:r w:rsidDel="00000000" w:rsidR="00000000" w:rsidRPr="00000000">
        <w:rPr>
          <w:rFonts w:ascii="Times New Roman" w:cs="Times New Roman" w:eastAsia="Times New Roman" w:hAnsi="Times New Roman"/>
          <w:b w:val="1"/>
          <w:bCs w:val="1"/>
          <w:sz w:val="24"/>
          <w:szCs w:val="24"/>
          <w:rtl w:val="0"/>
        </w:rPr>
        <w:t xml:space="preserve">та/або «Ядерна медицина» (для </w:t>
      </w:r>
      <w:r w:rsidDel="00000000" w:rsidR="00000000" w:rsidRPr="00000000">
        <w:rPr>
          <w:rFonts w:ascii="Times New Roman" w:cs="Times New Roman" w:eastAsia="Times New Roman" w:hAnsi="Times New Roman"/>
          <w:b w:val="1"/>
          <w:bCs w:val="1"/>
          <w:sz w:val="24"/>
          <w:szCs w:val="24"/>
          <w:rtl w:val="0"/>
        </w:rPr>
        <w:t xml:space="preserve">закладів</w:t>
      </w:r>
      <w:r w:rsidDel="00000000" w:rsidR="00000000" w:rsidRPr="00000000">
        <w:rPr>
          <w:rFonts w:ascii="Times New Roman" w:cs="Times New Roman" w:eastAsia="Times New Roman" w:hAnsi="Times New Roman"/>
          <w:b w:val="1"/>
          <w:bCs w:val="1"/>
          <w:sz w:val="24"/>
          <w:szCs w:val="24"/>
          <w:rtl w:val="0"/>
        </w:rPr>
        <w:t xml:space="preserve"> охорони здоров’я державної форми власності) або класом «Рентгенологічні дослідження» (стоматологічна комп’ютерна томографія, для закладів охорони здоров’я державної форми власності)</w:t>
      </w:r>
      <w:commentRangeEnd w:id="40"/>
      <w:r w:rsidDel="00000000" w:rsidR="00000000" w:rsidRPr="00000000">
        <w:commentReference w:id="40"/>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 сервісом «Інструментальна діагностика» (доступно за умови укладення договору в рамках пакету виключно за цими класами сервісу)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E">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Проведення лабораторних досліджень, визначених специфікаціями, у закладі за певним/и класом/ми сервісу «Лабораторна діагностика» (за умови наявності необхідного обладнання)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2F">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Проведення інструментальних методів дослідження відповідно до напряму надання допомоги у ЗОЗ та галузевих стандартів у сфері охорони здоров’я (за умови наявності відповідного обладнання в ЗОЗ)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0">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Наявність малої операційної у ЗОЗ за умови надання послуг за сервісом «Процедури»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1">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Наявність лікаря-спеціаліста відповідно до наявного обладнання та профілю медичних послуг, які надаються у ЗОЗ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2">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Взаємодія з іншими надавачами медичних послуг для своєчасного та ефективного надання допомоги пацієнтам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3">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4">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5">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6">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7">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8">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Дотримання вимог законодавства у сфері протидії насильству, зокрема виявлення ознак насильства у пацієнт</w:t>
      </w:r>
      <w:r w:rsidDel="00000000" w:rsidR="00000000" w:rsidRPr="00000000">
        <w:rPr>
          <w:rFonts w:ascii="Times New Roman" w:cs="Times New Roman" w:eastAsia="Times New Roman" w:hAnsi="Times New Roman"/>
          <w:sz w:val="24"/>
          <w:szCs w:val="24"/>
          <w:rtl w:val="0"/>
        </w:rPr>
        <w:t xml:space="preserve">а/пацієнтки</w:t>
      </w:r>
      <w:r w:rsidDel="00000000" w:rsidR="00000000" w:rsidRPr="00000000">
        <w:rPr>
          <w:rFonts w:ascii="Times New Roman" w:cs="Times New Roman" w:eastAsia="Times New Roman" w:hAnsi="Times New Roman"/>
          <w:color w:val="000000"/>
          <w:sz w:val="24"/>
          <w:szCs w:val="24"/>
          <w:rtl w:val="0"/>
        </w:rPr>
        <w:t xml:space="preserve"> та повідомлення відповідних служб </w:t>
      </w:r>
      <w:r w:rsidDel="00000000" w:rsidR="00000000" w:rsidRPr="00000000">
        <w:rPr>
          <w:rFonts w:ascii="Times New Roman" w:cs="Times New Roman" w:eastAsia="Times New Roman" w:hAnsi="Times New Roman"/>
          <w:sz w:val="24"/>
          <w:szCs w:val="24"/>
          <w:rtl w:val="0"/>
        </w:rPr>
        <w:t xml:space="preserve">відповідно до вимог</w:t>
      </w:r>
      <w:r w:rsidDel="00000000" w:rsidR="00000000" w:rsidRPr="00000000">
        <w:rPr>
          <w:rFonts w:ascii="Times New Roman" w:cs="Times New Roman" w:eastAsia="Times New Roman" w:hAnsi="Times New Roman"/>
          <w:color w:val="000000"/>
          <w:sz w:val="24"/>
          <w:szCs w:val="24"/>
          <w:rtl w:val="0"/>
        </w:rPr>
        <w:t xml:space="preserve"> законодавств</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9">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Забезпечення проведення постконтактної профілактики пацієнтам з інфекціями, що передаються статевим шляхом, у разі насильства за ознакою статі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A">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B">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Забезпечення надання медичної допомоги засобами </w:t>
      </w:r>
      <w:r w:rsidDel="00000000" w:rsidR="00000000" w:rsidRPr="00000000">
        <w:rPr>
          <w:rFonts w:ascii="Times New Roman" w:cs="Times New Roman" w:eastAsia="Times New Roman" w:hAnsi="Times New Roman"/>
          <w:sz w:val="24"/>
          <w:szCs w:val="24"/>
          <w:rtl w:val="0"/>
        </w:rPr>
        <w:t xml:space="preserve">телемедицини</w:t>
      </w:r>
      <w:r w:rsidDel="00000000" w:rsidR="00000000" w:rsidRPr="00000000">
        <w:rPr>
          <w:rFonts w:ascii="Times New Roman" w:cs="Times New Roman" w:eastAsia="Times New Roman" w:hAnsi="Times New Roman"/>
          <w:color w:val="000000"/>
          <w:sz w:val="24"/>
          <w:szCs w:val="24"/>
          <w:rtl w:val="0"/>
        </w:rPr>
        <w:t xml:space="preserve">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 </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C">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D">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Забезпечення безкоштовного доступного функціонування електронної черги запису пацієнтів на планові консультації до спеціалістів, на процедури та/або планові лабораторні та інструментальні обстеження для надання послуг в межах визначених класів, за якими надавач уклав договір з НСЗУ (крім закладів, які не мають в своїй структурі амбулаторних підрозділів), із дотриманням таких вимог </w:t>
      </w:r>
      <w:sdt>
        <w:sdtPr>
          <w:id w:val="-1327546583"/>
          <w:tag w:val="goog_rdk_186"/>
        </w:sdtPr>
        <w:sdtContent>
          <w:commentRangeStart w:id="41"/>
        </w:sdtContent>
      </w:sdt>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commentRangeEnd w:id="41"/>
      <w:r w:rsidDel="00000000" w:rsidR="00000000" w:rsidRPr="00000000">
        <w:commentReference w:id="41"/>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E">
      <w:pPr>
        <w:keepNext w:val="1"/>
        <w:keepLines w:val="1"/>
        <w:numPr>
          <w:ilvl w:val="0"/>
          <w:numId w:val="225"/>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відкриття черги з надання послуг з визначеною кількістю місць на кожен день для запису на послуги в межах класів/сервісів має відбуватися щонайменше за 30 календарних днів;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3F">
      <w:pPr>
        <w:keepNext w:val="1"/>
        <w:keepLines w:val="1"/>
        <w:numPr>
          <w:ilvl w:val="0"/>
          <w:numId w:val="225"/>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кількість місць для запису за визначеними сервісами та класами повинна відповідати спроможності закладу, тобто кількості лікарів-спеціалістів, які зареєстровані в ЕСОЗ і які надають медичну спеціалізовану допомогу відповідно до класу, кількості одиниць відповідного обладнання, функціональної потужності закладу;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0">
      <w:pPr>
        <w:keepNext w:val="1"/>
        <w:keepLines w:val="1"/>
        <w:numPr>
          <w:ilvl w:val="0"/>
          <w:numId w:val="225"/>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кількість місць для запису на прийом на кожен робочий день в межах сервісу “Консультування та лікування” має становити не менше ніж 10 пацієнтів із розрахунку на одного лікаря-спеціаліста, зареєстрованого в ЕСОЗ</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1">
      <w:pPr>
        <w:keepNext w:val="1"/>
        <w:keepLines w:val="1"/>
        <w:numPr>
          <w:ilvl w:val="0"/>
          <w:numId w:val="225"/>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кількість місць для запису на прийом на кожен робочий день в межах сервісу «Процедури»  має становити не менше ніж 8 пацієнтів із розрахунку на одного лікаря-спеціаліста, зареєстрованого в ЕСОЗ;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2">
      <w:pPr>
        <w:keepNext w:val="1"/>
        <w:keepLines w:val="1"/>
        <w:numPr>
          <w:ilvl w:val="0"/>
          <w:numId w:val="225"/>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кількість місць для запису на обстеження на кожен робочий день в межах сервісу “Інструментальна діагностика” має становити не менше ніж: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3">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8 пацієнтів з розрахунку на один діагностичний апарат для класу </w:t>
      </w:r>
      <w:r w:rsidDel="00000000" w:rsidR="00000000" w:rsidRPr="00000000">
        <w:rPr>
          <w:rFonts w:ascii="Times New Roman" w:cs="Times New Roman" w:eastAsia="Times New Roman" w:hAnsi="Times New Roman"/>
          <w:i w:val="1"/>
          <w:iCs w:val="1"/>
          <w:color w:val="000000"/>
          <w:sz w:val="24"/>
          <w:szCs w:val="24"/>
          <w:rtl w:val="0"/>
        </w:rPr>
        <w:t xml:space="preserve">Магнітно-резонансна томографія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4">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8 пацієнтів з розрахунку на один діагностичний апарат</w:t>
      </w:r>
      <w:r w:rsidDel="00000000" w:rsidR="00000000" w:rsidRPr="00000000">
        <w:rPr>
          <w:rFonts w:ascii="Times New Roman" w:cs="Times New Roman" w:eastAsia="Times New Roman" w:hAnsi="Times New Roman"/>
          <w:i w:val="1"/>
          <w:iCs w:val="1"/>
          <w:color w:val="000000"/>
          <w:sz w:val="24"/>
          <w:szCs w:val="24"/>
          <w:rtl w:val="0"/>
        </w:rPr>
        <w:t xml:space="preserve"> для класу «Комп’ютерна томографія»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5">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15 пацієнтів з розрахунку на один діагностичний апарат</w:t>
      </w:r>
      <w:r w:rsidDel="00000000" w:rsidR="00000000" w:rsidRPr="00000000">
        <w:rPr>
          <w:rFonts w:ascii="Times New Roman" w:cs="Times New Roman" w:eastAsia="Times New Roman" w:hAnsi="Times New Roman"/>
          <w:i w:val="1"/>
          <w:iCs w:val="1"/>
          <w:color w:val="000000"/>
          <w:sz w:val="24"/>
          <w:szCs w:val="24"/>
          <w:rtl w:val="0"/>
        </w:rPr>
        <w:t xml:space="preserve"> для класу «Рентгенологічні дослідження»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6">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10 пацієнтів з розрахунку на один діагностичний апарат для класу «</w:t>
      </w:r>
      <w:r w:rsidDel="00000000" w:rsidR="00000000" w:rsidRPr="00000000">
        <w:rPr>
          <w:rFonts w:ascii="Times New Roman" w:cs="Times New Roman" w:eastAsia="Times New Roman" w:hAnsi="Times New Roman"/>
          <w:i w:val="1"/>
          <w:iCs w:val="1"/>
          <w:color w:val="000000"/>
          <w:sz w:val="24"/>
          <w:szCs w:val="24"/>
          <w:rtl w:val="0"/>
        </w:rPr>
        <w:t xml:space="preserve">УЗД»</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7">
      <w:pPr>
        <w:keepNext w:val="1"/>
        <w:keepLines w:val="1"/>
        <w:pBdr>
          <w:top w:space="0" w:sz="0" w:val="nil"/>
          <w:left w:space="0" w:sz="0" w:val="nil"/>
          <w:bottom w:space="0" w:sz="0" w:val="nil"/>
          <w:right w:space="0" w:sz="0" w:val="nil"/>
          <w:between w:space="0" w:sz="0" w:val="nil"/>
        </w:pBdr>
        <w:shd w:fill="ffffff" w:val="clea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10 пацієнтів з розрахунку на один діагностичний апарат для класу</w:t>
      </w:r>
      <w:r w:rsidDel="00000000" w:rsidR="00000000" w:rsidRPr="00000000">
        <w:rPr>
          <w:rFonts w:ascii="Times New Roman" w:cs="Times New Roman" w:eastAsia="Times New Roman" w:hAnsi="Times New Roman"/>
          <w:i w:val="1"/>
          <w:iCs w:val="1"/>
          <w:color w:val="000000"/>
          <w:sz w:val="24"/>
          <w:szCs w:val="24"/>
          <w:rtl w:val="0"/>
        </w:rPr>
        <w:t xml:space="preserve"> «Клінічні інструментальні дослідження»</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8">
      <w:pPr>
        <w:keepNext w:val="1"/>
        <w:keepLines w:val="1"/>
        <w:numPr>
          <w:ilvl w:val="0"/>
          <w:numId w:val="16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кількість місць для запису на прийом на кожен день для надання медичної допомоги в межах сервісу “Лабораторна  діагностика” має становити не менше ніж 10  пацієнтів з розрахунку на кожен клас даного сервісу;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9">
      <w:pPr>
        <w:keepNext w:val="1"/>
        <w:keepLines w:val="1"/>
        <w:numPr>
          <w:ilvl w:val="0"/>
          <w:numId w:val="169"/>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можливості для запису пацієнтів по телефону медичним співробітником надавача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A">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Забезпечення функціонування  вебсайту надавача медичних послуг з оновленою актуальною інформацією щодо </w:t>
      </w:r>
      <w:r w:rsidDel="00000000" w:rsidR="00000000" w:rsidRPr="00000000">
        <w:rPr>
          <w:rFonts w:ascii="Times New Roman" w:cs="Times New Roman" w:eastAsia="Times New Roman" w:hAnsi="Times New Roman"/>
          <w:sz w:val="24"/>
          <w:szCs w:val="24"/>
          <w:rtl w:val="0"/>
        </w:rPr>
        <w:t xml:space="preserve"> </w:t>
      </w:r>
      <w:sdt>
        <w:sdtPr>
          <w:id w:val="-504037818"/>
          <w:tag w:val="goog_rdk_187"/>
        </w:sdtPr>
        <w:sdtContent>
          <w:commentRangeStart w:id="42"/>
        </w:sdtContent>
      </w:sdt>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b w:val="1"/>
          <w:bCs w:val="1"/>
          <w:color w:val="333333"/>
          <w:sz w:val="24"/>
          <w:szCs w:val="24"/>
          <w:highlight w:val="white"/>
          <w:rtl w:val="0"/>
        </w:rPr>
        <w:t xml:space="preserve">критичні*</w:t>
      </w:r>
      <w:r w:rsidDel="00000000" w:rsidR="00000000" w:rsidRPr="00000000">
        <w:rPr>
          <w:rFonts w:ascii="Times New Roman" w:cs="Times New Roman" w:eastAsia="Times New Roman" w:hAnsi="Times New Roman"/>
          <w:color w:val="333333"/>
          <w:sz w:val="24"/>
          <w:szCs w:val="24"/>
          <w:highlight w:val="white"/>
          <w:rtl w:val="0"/>
        </w:rPr>
        <w:t xml:space="preserve">)</w:t>
      </w:r>
      <w:commentRangeEnd w:id="42"/>
      <w:r w:rsidDel="00000000" w:rsidR="00000000" w:rsidRPr="00000000">
        <w:commentReference w:id="42"/>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B">
      <w:pPr>
        <w:keepNext w:val="1"/>
        <w:keepLines w:val="1"/>
        <w:numPr>
          <w:ilvl w:val="0"/>
          <w:numId w:val="275"/>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детального переліку послуг, які надаються в межах пакету медичних послуг за сервісами та класами;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C">
      <w:pPr>
        <w:keepNext w:val="1"/>
        <w:keepLines w:val="1"/>
        <w:numPr>
          <w:ilvl w:val="0"/>
          <w:numId w:val="275"/>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переліку спеціалістів та фахівців, які надають медичну допомогу в межах кожного класу послуг за кожним сервісом, а також  графіку їх роботи;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D">
      <w:pPr>
        <w:keepNext w:val="1"/>
        <w:keepLines w:val="1"/>
        <w:numPr>
          <w:ilvl w:val="0"/>
          <w:numId w:val="275"/>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номерів телефонів реєстратури або інших осіб, які надають необхідну інформацію для пацієнта.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E">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19. </w:t>
      </w: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4F">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0">
      <w:pPr>
        <w:keepNext w:val="1"/>
        <w:keepLines w:val="1"/>
        <w:numPr>
          <w:ilvl w:val="0"/>
          <w:numId w:val="281"/>
        </w:numPr>
        <w:pBdr>
          <w:top w:space="0" w:sz="0" w:val="nil"/>
          <w:left w:space="0" w:sz="0" w:val="nil"/>
          <w:bottom w:space="0" w:sz="0" w:val="nil"/>
          <w:right w:space="0" w:sz="0" w:val="nil"/>
          <w:between w:space="0" w:sz="0" w:val="nil"/>
        </w:pBdr>
        <w:shd w:fill="ffffff" w:val="clear"/>
        <w:spacing w:after="0" w:before="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надання цілодобової спеціалізованої медичної допомоги пацієнтам під час перебування їх в приймальному відділенні/відділенні екстреної та невідкладної допомоги/травмпункті в кластерн</w:t>
      </w:r>
      <w:r w:rsidDel="00000000" w:rsidR="00000000" w:rsidRPr="00000000">
        <w:rPr>
          <w:rFonts w:ascii="Times New Roman" w:cs="Times New Roman" w:eastAsia="Times New Roman" w:hAnsi="Times New Roman"/>
          <w:sz w:val="24"/>
          <w:szCs w:val="24"/>
          <w:rtl w:val="0"/>
        </w:rPr>
        <w:t xml:space="preserve">ому</w:t>
      </w:r>
      <w:r w:rsidDel="00000000" w:rsidR="00000000" w:rsidRPr="00000000">
        <w:rPr>
          <w:rFonts w:ascii="Times New Roman" w:cs="Times New Roman" w:eastAsia="Times New Roman" w:hAnsi="Times New Roman"/>
          <w:color w:val="000000"/>
          <w:sz w:val="24"/>
          <w:szCs w:val="24"/>
          <w:rtl w:val="0"/>
        </w:rPr>
        <w:t xml:space="preserve"> або надкластерн</w:t>
      </w:r>
      <w:r w:rsidDel="00000000" w:rsidR="00000000" w:rsidRPr="00000000">
        <w:rPr>
          <w:rFonts w:ascii="Times New Roman" w:cs="Times New Roman" w:eastAsia="Times New Roman" w:hAnsi="Times New Roman"/>
          <w:sz w:val="24"/>
          <w:szCs w:val="24"/>
          <w:rtl w:val="0"/>
        </w:rPr>
        <w:t xml:space="preserve">ому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закладі охорони здоров'я (ЗОЗ)</w:t>
      </w:r>
      <w:r w:rsidDel="00000000" w:rsidR="00000000" w:rsidRPr="00000000">
        <w:rPr>
          <w:rFonts w:ascii="Times New Roman" w:cs="Times New Roman" w:eastAsia="Times New Roman" w:hAnsi="Times New Roman"/>
          <w:color w:val="000000"/>
          <w:sz w:val="24"/>
          <w:szCs w:val="24"/>
          <w:rtl w:val="0"/>
        </w:rPr>
        <w:t xml:space="preserve">. Стосується пацієнтів, які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1">
      <w:pPr>
        <w:keepNext w:val="1"/>
        <w:keepLines w:val="1"/>
        <w:numPr>
          <w:ilvl w:val="0"/>
          <w:numId w:val="271"/>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переведені в інший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після стабілізації стану (без госпіталізації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2">
      <w:pPr>
        <w:keepNext w:val="1"/>
        <w:keepLines w:val="1"/>
        <w:numPr>
          <w:ilvl w:val="0"/>
          <w:numId w:val="271"/>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померли після доставлення їх у приймальне відділення/відділення екстреної та невідкладної допомоги/травмпункт;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3">
      <w:pPr>
        <w:keepNext w:val="1"/>
        <w:keepLines w:val="1"/>
        <w:numPr>
          <w:ilvl w:val="0"/>
          <w:numId w:val="271"/>
        </w:numPr>
        <w:pBdr>
          <w:top w:space="0" w:sz="0" w:val="nil"/>
          <w:left w:space="0" w:sz="0" w:val="nil"/>
          <w:bottom w:space="0" w:sz="0" w:val="nil"/>
          <w:right w:space="0" w:sz="0" w:val="nil"/>
          <w:between w:space="0" w:sz="0" w:val="nil"/>
        </w:pBdr>
        <w:shd w:fill="ffffff" w:val="clear"/>
        <w:spacing w:after="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залишили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після надання їм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4">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Забезпечення цілодобового проведення лабораторних та інструментальних досліджень, визначених специфікац</w:t>
      </w:r>
      <w:r w:rsidDel="00000000" w:rsidR="00000000" w:rsidRPr="00000000">
        <w:rPr>
          <w:rFonts w:ascii="Times New Roman" w:cs="Times New Roman" w:eastAsia="Times New Roman" w:hAnsi="Times New Roman"/>
          <w:sz w:val="24"/>
          <w:szCs w:val="24"/>
          <w:rtl w:val="0"/>
        </w:rPr>
        <w:t xml:space="preserve">ією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5">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6">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У ЗОЗ (сервіс «Консультування та лікування», «Процедури»)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7">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Лікар-акушер-гінеколог та/або лікар-алерголог, та/або лікар-алерголог дитячий,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 та/або лікар-генетик, та/або лікар-геріатр, та/або лікар-гінеколог дитячого та підліткового віку, та/або лікар-гінеколог-онколог, та/або лікар-дерматовенеролог, та/або</w:t>
      </w:r>
      <w:sdt>
        <w:sdtPr>
          <w:id w:val="-493755426"/>
          <w:tag w:val="goog_rdk_188"/>
        </w:sdtPr>
        <w:sdtContent>
          <w:ins w:author="Julia" w:id="90" w:date="2026-05-18T09:47:11Z"/>
          <w:sdt>
            <w:sdtPr>
              <w:id w:val="1513113631"/>
              <w:tag w:val="goog_rdk_189"/>
            </w:sdtPr>
            <w:sdtContent>
              <w:ins w:author="Julia" w:id="90" w:date="2026-05-18T09:47:11Z">
                <w:r w:rsidDel="00000000" w:rsidR="00000000" w:rsidRPr="00000000">
                  <w:rPr>
                    <w:rFonts w:ascii="Times New Roman" w:cs="Times New Roman" w:eastAsia="Times New Roman" w:hAnsi="Times New Roman"/>
                    <w:sz w:val="24"/>
                    <w:szCs w:val="24"/>
                    <w:rtl w:val="0"/>
                    <w:rPrChange w:author="Julia" w:id="91" w:date="2026-05-18T09:47:11Z">
                      <w:rPr>
                        <w:rFonts w:ascii="Times New Roman" w:cs="Times New Roman" w:eastAsia="Times New Roman" w:hAnsi="Times New Roman"/>
                        <w:color w:val="000000"/>
                        <w:sz w:val="24"/>
                        <w:szCs w:val="24"/>
                      </w:rPr>
                    </w:rPrChange>
                  </w:rPr>
                  <w:t xml:space="preserve"> лікар-хірург дерматолог </w:t>
                </w:r>
              </w:ins>
            </w:sdtContent>
          </w:sdt>
          <w:ins w:author="Julia" w:id="90" w:date="2026-05-18T09:47:11Z"/>
        </w:sdtContent>
      </w:sdt>
      <w:sdt>
        <w:sdtPr>
          <w:id w:val="-669777140"/>
          <w:tag w:val="goog_rdk_190"/>
        </w:sdtPr>
        <w:sdtContent>
          <w:del w:author="Julia" w:id="90" w:date="2026-05-18T09:47:11Z">
            <w:r w:rsidDel="00000000" w:rsidR="00000000" w:rsidRPr="00000000">
              <w:rPr>
                <w:rFonts w:ascii="Times New Roman" w:cs="Times New Roman" w:eastAsia="Times New Roman" w:hAnsi="Times New Roman"/>
                <w:color w:val="000000"/>
                <w:sz w:val="24"/>
                <w:szCs w:val="24"/>
                <w:rtl w:val="0"/>
              </w:rPr>
              <w:delText xml:space="preserve"> </w:delText>
            </w:r>
            <w:r w:rsidDel="00000000" w:rsidR="00000000" w:rsidRPr="00000000">
              <w:rPr>
                <w:rFonts w:ascii="Times New Roman" w:cs="Times New Roman" w:eastAsia="Times New Roman" w:hAnsi="Times New Roman"/>
                <w:b w:val="1"/>
                <w:bCs w:val="1"/>
                <w:sz w:val="24"/>
                <w:szCs w:val="24"/>
                <w:highlight w:val="white"/>
                <w:rtl w:val="0"/>
              </w:rPr>
              <w:delText xml:space="preserve">лікар-дерматолог-хірург</w:delText>
            </w:r>
          </w:del>
        </w:sdtContent>
      </w:sdt>
      <w:r w:rsidDel="00000000" w:rsidR="00000000" w:rsidRPr="00000000">
        <w:rPr>
          <w:rFonts w:ascii="Roboto" w:cs="Roboto" w:eastAsia="Roboto" w:hAnsi="Roboto"/>
          <w:color w:val="444746"/>
          <w:sz w:val="21"/>
          <w:szCs w:val="21"/>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та/або лікар-дерматовенеролог дитячий, та/або лікар-ендокринолог, та/або лікар-ендокринолог дитячий, та/або лікар-ендоскопіст, та/або лікар-імунолог, та/або лікар-імунолог дитячий, та/або лікар-імунолог клінічний, та/або лікар-інфекціоніст, та/або лікар-інфекціоніст дитячий, та/або лікар-кардіолог, та/або лікар-кардіолог дитячий, та/або лікар-кардіолог інтервенційний, та/або лікар-кардіоревматолог дитячий, та/або лікар-комбустіолог, та/або лікар-нарколог, та/або </w:t>
      </w:r>
      <w:r w:rsidDel="00000000" w:rsidR="00000000" w:rsidRPr="00000000">
        <w:rPr>
          <w:rFonts w:ascii="Times New Roman" w:cs="Times New Roman" w:eastAsia="Times New Roman" w:hAnsi="Times New Roman"/>
          <w:b w:val="1"/>
          <w:bCs w:val="1"/>
          <w:sz w:val="24"/>
          <w:szCs w:val="24"/>
          <w:rtl w:val="0"/>
        </w:rPr>
        <w:t xml:space="preserve">лікар-нарколог дільничний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лікар-невропатолог, та/або лікар-невролог дитячий, та/або лікар-нейрохірург, та/або лікар-нейрохірург дитячий, та/або лікар-нефролог, та/або лікар-нефролог дитячий, та/або лікар-онколог, та/або лікар-онколог дитячий, </w:t>
      </w:r>
      <w:r w:rsidDel="00000000" w:rsidR="00000000" w:rsidRPr="00000000">
        <w:rPr>
          <w:rFonts w:ascii="Times New Roman" w:cs="Times New Roman" w:eastAsia="Times New Roman" w:hAnsi="Times New Roman"/>
          <w:sz w:val="24"/>
          <w:szCs w:val="24"/>
          <w:rtl w:val="0"/>
        </w:rPr>
        <w:t xml:space="preserve">та/або лікар-гематолог-онколог дитячий,</w:t>
      </w:r>
      <w:r w:rsidDel="00000000" w:rsidR="00000000" w:rsidRPr="00000000">
        <w:rPr>
          <w:rFonts w:ascii="Times New Roman" w:cs="Times New Roman" w:eastAsia="Times New Roman" w:hAnsi="Times New Roman"/>
          <w:color w:val="000000"/>
          <w:sz w:val="24"/>
          <w:szCs w:val="24"/>
          <w:rtl w:val="0"/>
        </w:rPr>
        <w:t xml:space="preserve"> та/або лікар-ортопед-травматолог, та/або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лікар-педіатр, та/або лікар-педіатр-неонатолог, та/або лікар-профпатолог, та/або лікар-психіатр, та/або лікар-психіатр дитячий, та/або лікар-психіатр підлітковий, та/або лікар-психолог, та/або лікар-психотерапевт, та/або лікар-пульмонолог, та/або лікар-пульмонолог дитячий, та/або лікар-ревматолог, та/або лікар-ревматолог дитячий, та/або лікар-рефлексотерапевт, та/або лікар-сурдолог, та/або лікар-терапевт, та/або лікар-терапевт підлітковий, та/або лікар-токсиколог, та/або лікар-уролог, та/або лікар-уролог дитячий, та/або лікар-фізіотерапевт, та/або лікар-фтизіатр, та/або лікар-фтизіатр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та/або лікар з лікувальної фізкультури і спортивної медицини, та/або лікар з лікувальної фізкультури, та/або лікар-хірург щелепно-лицевий, та/або лікар-трансплантолог, та/або лікар приймальної палати (відділення), та/або лікар з медицини невідкладних станів,</w:t>
      </w:r>
      <w:r w:rsidDel="00000000" w:rsidR="00000000" w:rsidRPr="00000000">
        <w:rPr>
          <w:rFonts w:ascii="Roboto" w:cs="Roboto" w:eastAsia="Roboto" w:hAnsi="Roboto"/>
          <w:color w:val="444746"/>
          <w:sz w:val="21"/>
          <w:szCs w:val="21"/>
          <w:rtl w:val="0"/>
        </w:rPr>
        <w:t xml:space="preserve"> </w:t>
      </w:r>
      <w:r w:rsidDel="00000000" w:rsidR="00000000" w:rsidRPr="00000000">
        <w:rPr>
          <w:rFonts w:ascii="Times New Roman" w:cs="Times New Roman" w:eastAsia="Times New Roman" w:hAnsi="Times New Roman"/>
          <w:color w:val="000000"/>
          <w:sz w:val="24"/>
          <w:szCs w:val="24"/>
          <w:rtl w:val="0"/>
        </w:rPr>
        <w:t xml:space="preserve">та/або</w:t>
      </w:r>
      <w:sdt>
        <w:sdtPr>
          <w:id w:val="715462081"/>
          <w:tag w:val="goog_rdk_191"/>
        </w:sdtPr>
        <w:sdtContent>
          <w:commentRangeStart w:id="43"/>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л</w:t>
      </w:r>
      <w:r w:rsidDel="00000000" w:rsidR="00000000" w:rsidRPr="00000000">
        <w:rPr>
          <w:rFonts w:ascii="Times New Roman" w:cs="Times New Roman" w:eastAsia="Times New Roman" w:hAnsi="Times New Roman"/>
          <w:b w:val="1"/>
          <w:bCs w:val="1"/>
          <w:color w:val="000000"/>
          <w:sz w:val="24"/>
          <w:szCs w:val="24"/>
          <w:rtl w:val="0"/>
        </w:rPr>
        <w:t xml:space="preserve">ікар з радіаційної онкології </w:t>
      </w:r>
      <w:r w:rsidDel="00000000" w:rsidR="00000000" w:rsidRPr="00000000">
        <w:rPr>
          <w:rFonts w:ascii="Times New Roman" w:cs="Times New Roman" w:eastAsia="Times New Roman" w:hAnsi="Times New Roman"/>
          <w:b w:val="1"/>
          <w:bCs w:val="1"/>
          <w:sz w:val="24"/>
          <w:szCs w:val="24"/>
          <w:rtl w:val="0"/>
        </w:rPr>
        <w:t xml:space="preserve">та/або лікар з ядерної медицини</w:t>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 та/або </w:t>
      </w:r>
      <w:r w:rsidDel="00000000" w:rsidR="00000000" w:rsidRPr="00000000">
        <w:rPr>
          <w:rFonts w:ascii="Times New Roman" w:cs="Times New Roman" w:eastAsia="Times New Roman" w:hAnsi="Times New Roman"/>
          <w:color w:val="000000"/>
          <w:sz w:val="24"/>
          <w:szCs w:val="24"/>
          <w:rtl w:val="0"/>
        </w:rPr>
        <w:t xml:space="preserve">клінічний психолог – щонайменше 8 осіб із зазначеного переліку, які працюють за основним місцем роботи в цьому ЗОЗ, </w:t>
      </w:r>
      <w:r w:rsidDel="00000000" w:rsidR="00000000" w:rsidRPr="00000000">
        <w:rPr>
          <w:rFonts w:ascii="Times" w:cs="Times" w:eastAsia="Times" w:hAnsi="Times"/>
          <w:color w:val="000000"/>
          <w:sz w:val="24"/>
          <w:szCs w:val="24"/>
          <w:rtl w:val="0"/>
        </w:rPr>
        <w:t xml:space="preserve">відповідно до  класу/ів сервісу/ів. </w:t>
      </w:r>
      <w:sdt>
        <w:sdtPr>
          <w:id w:val="-263605472"/>
          <w:tag w:val="goog_rdk_192"/>
        </w:sdtPr>
        <w:sdtContent>
          <w:commentRangeStart w:id="44"/>
        </w:sdtContent>
      </w:sdt>
      <w:r w:rsidDel="00000000" w:rsidR="00000000" w:rsidRPr="00000000">
        <w:rPr>
          <w:rFonts w:ascii="Times" w:cs="Times" w:eastAsia="Times" w:hAnsi="Times"/>
          <w:b w:val="1"/>
          <w:bCs w:val="1"/>
          <w:color w:val="000000"/>
          <w:sz w:val="24"/>
          <w:szCs w:val="24"/>
          <w:rtl w:val="0"/>
        </w:rPr>
        <w:t xml:space="preserve">Для закладів охорони здоров</w:t>
      </w:r>
      <w:r w:rsidDel="00000000" w:rsidR="00000000" w:rsidRPr="00000000">
        <w:rPr>
          <w:rFonts w:ascii="Times" w:cs="Times" w:eastAsia="Times" w:hAnsi="Times"/>
          <w:b w:val="1"/>
          <w:bCs w:val="1"/>
          <w:sz w:val="24"/>
          <w:szCs w:val="24"/>
          <w:rtl w:val="0"/>
        </w:rPr>
        <w:t xml:space="preserve">’я державної форми власності - </w:t>
      </w:r>
      <w:r w:rsidDel="00000000" w:rsidR="00000000" w:rsidRPr="00000000">
        <w:rPr>
          <w:rFonts w:ascii="Times New Roman" w:cs="Times New Roman" w:eastAsia="Times New Roman" w:hAnsi="Times New Roman"/>
          <w:b w:val="1"/>
          <w:bCs w:val="1"/>
          <w:sz w:val="24"/>
          <w:szCs w:val="24"/>
          <w:rtl w:val="0"/>
        </w:rPr>
        <w:t xml:space="preserve">щонайменше 5 осіб із зазначеного переліку, які працюють за основним місцем роботи в цьому ЗОЗ або за сумісництвом, </w:t>
      </w:r>
      <w:r w:rsidDel="00000000" w:rsidR="00000000" w:rsidRPr="00000000">
        <w:rPr>
          <w:rFonts w:ascii="Times" w:cs="Times" w:eastAsia="Times" w:hAnsi="Times"/>
          <w:b w:val="1"/>
          <w:bCs w:val="1"/>
          <w:sz w:val="24"/>
          <w:szCs w:val="24"/>
          <w:rtl w:val="0"/>
        </w:rPr>
        <w:t xml:space="preserve">відповідно до  класу/ів сервісу/ів</w:t>
      </w:r>
      <w:commentRangeEnd w:id="44"/>
      <w:r w:rsidDel="00000000" w:rsidR="00000000" w:rsidRPr="00000000">
        <w:commentReference w:id="44"/>
      </w:r>
      <w:r w:rsidDel="00000000" w:rsidR="00000000" w:rsidRPr="00000000">
        <w:rPr>
          <w:rFonts w:ascii="Times" w:cs="Times" w:eastAsia="Times" w:hAnsi="Times"/>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8">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b. Сестра медична </w:t>
      </w:r>
      <w:sdt>
        <w:sdtPr>
          <w:id w:val="-2078074557"/>
          <w:tag w:val="goog_rdk_193"/>
        </w:sdtPr>
        <w:sdtContent>
          <w:ins w:author="Julia" w:id="92" w:date="2026-05-18T09:57:32Z"/>
          <w:sdt>
            <w:sdtPr>
              <w:id w:val="1053049873"/>
              <w:tag w:val="goog_rdk_194"/>
            </w:sdtPr>
            <w:sdtContent>
              <w:ins w:author="Julia" w:id="92" w:date="2026-05-18T09:57:32Z">
                <w:r w:rsidDel="00000000" w:rsidR="00000000" w:rsidRPr="00000000">
                  <w:rPr>
                    <w:rFonts w:ascii="Times New Roman" w:cs="Times New Roman" w:eastAsia="Times New Roman" w:hAnsi="Times New Roman"/>
                    <w:sz w:val="24"/>
                    <w:szCs w:val="24"/>
                    <w:rtl w:val="0"/>
                    <w:rPrChange w:author="Julia" w:id="93" w:date="2026-05-18T09:57:32Z">
                      <w:rPr>
                        <w:rFonts w:ascii="Times New Roman" w:cs="Times New Roman" w:eastAsia="Times New Roman" w:hAnsi="Times New Roman"/>
                        <w:color w:val="000000"/>
                        <w:sz w:val="24"/>
                        <w:szCs w:val="24"/>
                      </w:rPr>
                    </w:rPrChange>
                  </w:rPr>
                  <w:t xml:space="preserve">/ </w:t>
                </w:r>
              </w:ins>
            </w:sdtContent>
          </w:sdt>
          <w:ins w:author="Julia" w:id="92" w:date="2026-05-18T09:57:32Z"/>
        </w:sdtContent>
      </w:sdt>
      <w:sdt>
        <w:sdtPr>
          <w:id w:val="-1513519642"/>
          <w:tag w:val="goog_rdk_195"/>
        </w:sdtPr>
        <w:sdtContent>
          <w:del w:author="Julia" w:id="92" w:date="2026-05-18T09:57:32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брат медичний</w:t>
      </w:r>
      <w:sdt>
        <w:sdtPr>
          <w:id w:val="-998228342"/>
          <w:tag w:val="goog_rdk_196"/>
        </w:sdtPr>
        <w:sdtContent>
          <w:del w:author="Julia" w:id="94" w:date="2026-05-18T09:57:34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 та/або фельдшер з медицини невідкладних станів</w:t>
      </w:r>
      <w:r w:rsidDel="00000000" w:rsidR="00000000" w:rsidRPr="00000000">
        <w:rPr>
          <w:rFonts w:ascii="Roboto" w:cs="Roboto" w:eastAsia="Roboto" w:hAnsi="Roboto"/>
          <w:color w:val="444746"/>
          <w:sz w:val="21"/>
          <w:szCs w:val="21"/>
          <w:rtl w:val="0"/>
        </w:rPr>
        <w:t xml:space="preserve"> </w:t>
      </w:r>
      <w:r w:rsidDel="00000000" w:rsidR="00000000" w:rsidRPr="00000000">
        <w:rPr>
          <w:rFonts w:ascii="Times New Roman" w:cs="Times New Roman" w:eastAsia="Times New Roman" w:hAnsi="Times New Roman"/>
          <w:color w:val="000000"/>
          <w:sz w:val="24"/>
          <w:szCs w:val="24"/>
          <w:rtl w:val="0"/>
        </w:rPr>
        <w:t xml:space="preserve">– щонайменше 8 осіб, які працюють за основним місцем роботи в цьому ЗОЗ.</w:t>
      </w:r>
      <w:r w:rsidDel="00000000" w:rsidR="00000000" w:rsidRPr="00000000">
        <w:rPr>
          <w:rFonts w:ascii="Times New Roman" w:cs="Times New Roman" w:eastAsia="Times New Roman" w:hAnsi="Times New Roman"/>
          <w:i w:val="1"/>
          <w:iCs w:val="1"/>
          <w:color w:val="000000"/>
          <w:sz w:val="24"/>
          <w:szCs w:val="24"/>
          <w:rtl w:val="0"/>
        </w:rPr>
        <w:t xml:space="preserve"> </w:t>
      </w:r>
      <w:sdt>
        <w:sdtPr>
          <w:id w:val="-2041141530"/>
          <w:tag w:val="goog_rdk_197"/>
        </w:sdtPr>
        <w:sdtContent>
          <w:commentRangeStart w:id="45"/>
        </w:sdtContent>
      </w:sdt>
      <w:r w:rsidDel="00000000" w:rsidR="00000000" w:rsidRPr="00000000">
        <w:rPr>
          <w:rFonts w:ascii="Times" w:cs="Times" w:eastAsia="Times" w:hAnsi="Times"/>
          <w:b w:val="1"/>
          <w:bCs w:val="1"/>
          <w:sz w:val="24"/>
          <w:szCs w:val="24"/>
          <w:rtl w:val="0"/>
        </w:rPr>
        <w:t xml:space="preserve">Для закладів охорони здоров’я державної форми власності - </w:t>
      </w:r>
      <w:r w:rsidDel="00000000" w:rsidR="00000000" w:rsidRPr="00000000">
        <w:rPr>
          <w:rFonts w:ascii="Times New Roman" w:cs="Times New Roman" w:eastAsia="Times New Roman" w:hAnsi="Times New Roman"/>
          <w:b w:val="1"/>
          <w:bCs w:val="1"/>
          <w:sz w:val="24"/>
          <w:szCs w:val="24"/>
          <w:rtl w:val="0"/>
        </w:rPr>
        <w:t xml:space="preserve">щонайменше 3 особи із зазначеного переліку, які працюють за основним місцем роботи в цьому ЗОЗ або за сумісництвом</w:t>
      </w:r>
      <w:commentRangeEnd w:id="45"/>
      <w:r w:rsidDel="00000000" w:rsidR="00000000" w:rsidRPr="00000000">
        <w:commentReference w:id="45"/>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9">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A">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У ЗОЗ (сервіс «Лабораторна діагностика»)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B">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Лікар-лаборант та/або лікар-лаборант-імунолог, та/або імунолог, та/або лікар-лаборант з клінічної біохімії, та/або лікар-лаборант-генетик, </w:t>
      </w:r>
      <w:r w:rsidDel="00000000" w:rsidR="00000000" w:rsidRPr="00000000">
        <w:rPr>
          <w:rFonts w:ascii="Times New Roman" w:cs="Times New Roman" w:eastAsia="Times New Roman" w:hAnsi="Times New Roman"/>
          <w:b w:val="1"/>
          <w:bCs w:val="1"/>
          <w:sz w:val="24"/>
          <w:szCs w:val="24"/>
          <w:rtl w:val="0"/>
        </w:rPr>
        <w:t xml:space="preserve">та/або генетик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та/або бактеріолог, та/або біохімік, та/або вірусолог, та/або лікар-мікробіолог-вірусолог, </w:t>
      </w:r>
      <w:r w:rsidDel="00000000" w:rsidR="00000000" w:rsidRPr="00000000">
        <w:rPr>
          <w:rFonts w:ascii="Times New Roman" w:cs="Times New Roman" w:eastAsia="Times New Roman" w:hAnsi="Times New Roman"/>
          <w:sz w:val="24"/>
          <w:szCs w:val="24"/>
          <w:rtl w:val="0"/>
        </w:rPr>
        <w:t xml:space="preserve">та/або лікар-бактеріолог,</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та/або цитоморфолог, та/або лікар-паразитолог</w:t>
      </w:r>
      <w:r w:rsidDel="00000000" w:rsidR="00000000" w:rsidRPr="00000000">
        <w:rPr>
          <w:rFonts w:ascii="Roboto" w:cs="Roboto" w:eastAsia="Roboto" w:hAnsi="Roboto"/>
          <w:i w:val="1"/>
          <w:iCs w:val="1"/>
          <w:color w:val="444746"/>
          <w:sz w:val="21"/>
          <w:szCs w:val="21"/>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щонайменше 1 особа із зазначеного переліку, яка працює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C">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Лаборант з бактеріології та/або лаборант </w:t>
      </w:r>
      <w:sdt>
        <w:sdtPr>
          <w:id w:val="-2132960052"/>
          <w:tag w:val="goog_rdk_198"/>
        </w:sdtPr>
        <w:sdtContent>
          <w:commentRangeStart w:id="46"/>
        </w:sdtContent>
      </w:sdt>
      <w:r w:rsidDel="00000000" w:rsidR="00000000" w:rsidRPr="00000000">
        <w:rPr>
          <w:rFonts w:ascii="Times New Roman" w:cs="Times New Roman" w:eastAsia="Times New Roman" w:hAnsi="Times New Roman"/>
          <w:color w:val="000000"/>
          <w:sz w:val="24"/>
          <w:szCs w:val="24"/>
          <w:rtl w:val="0"/>
        </w:rPr>
        <w:t xml:space="preserve">(медицина)</w:t>
      </w:r>
      <w:commentRangeEnd w:id="46"/>
      <w:r w:rsidDel="00000000" w:rsidR="00000000" w:rsidRPr="00000000">
        <w:commentReference w:id="46"/>
      </w:r>
      <w:r w:rsidDel="00000000" w:rsidR="00000000" w:rsidRPr="00000000">
        <w:rPr>
          <w:rFonts w:ascii="Times New Roman" w:cs="Times New Roman" w:eastAsia="Times New Roman" w:hAnsi="Times New Roman"/>
          <w:color w:val="000000"/>
          <w:sz w:val="24"/>
          <w:szCs w:val="24"/>
          <w:rtl w:val="0"/>
        </w:rPr>
        <w:t xml:space="preserve">, та/або фельдшер-лаборант, та/або лаборант клініко-діагностичної лабораторії </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щонайменше 2 особи із зазначеного переліку, які працюють або за основним місцем роботи в цьому ЗОЗ, або за сумісництвом. </w:t>
      </w:r>
      <w:sdt>
        <w:sdtPr>
          <w:id w:val="1807684492"/>
          <w:tag w:val="goog_rdk_199"/>
        </w:sdtPr>
        <w:sdtContent>
          <w:commentRangeStart w:id="47"/>
        </w:sdtContent>
      </w:sdt>
      <w:r w:rsidDel="00000000" w:rsidR="00000000" w:rsidRPr="00000000">
        <w:rPr>
          <w:rFonts w:ascii="Times" w:cs="Times" w:eastAsia="Times" w:hAnsi="Times"/>
          <w:b w:val="1"/>
          <w:bCs w:val="1"/>
          <w:sz w:val="24"/>
          <w:szCs w:val="24"/>
          <w:rtl w:val="0"/>
        </w:rPr>
        <w:t xml:space="preserve">Для закладів охорони здоров’я державної форми власності - </w:t>
      </w:r>
      <w:r w:rsidDel="00000000" w:rsidR="00000000" w:rsidRPr="00000000">
        <w:rPr>
          <w:rFonts w:ascii="Times New Roman" w:cs="Times New Roman" w:eastAsia="Times New Roman" w:hAnsi="Times New Roman"/>
          <w:b w:val="1"/>
          <w:bCs w:val="1"/>
          <w:sz w:val="24"/>
          <w:szCs w:val="24"/>
          <w:rtl w:val="0"/>
        </w:rPr>
        <w:t xml:space="preserve">щонайменше 1 особа із зазначеного переліку, які працюють за основним місцем роботи в цьому ЗОЗ або за сумісництвом</w:t>
      </w:r>
      <w:commentRangeEnd w:id="47"/>
      <w:r w:rsidDel="00000000" w:rsidR="00000000" w:rsidRPr="00000000">
        <w:commentReference w:id="47"/>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D">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У ЗОЗ (сервіс «Інструментальна діагностика»)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E">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радіаційної онкології</w:t>
      </w:r>
      <w:r w:rsidDel="00000000" w:rsidR="00000000" w:rsidRPr="00000000">
        <w:rPr>
          <w:rFonts w:ascii="Times New Roman" w:cs="Times New Roman" w:eastAsia="Times New Roman" w:hAnsi="Times New Roman"/>
          <w:color w:val="000000"/>
          <w:sz w:val="24"/>
          <w:szCs w:val="24"/>
          <w:rtl w:val="0"/>
        </w:rPr>
        <w:t xml:space="preserve"> та/або лікар-психофізіолог, та/або лікар-радіолог, та/або лікар з функціональної діагностики, та/або лікар-кардіолог-електрофізіолог, та/або лікар-трансфузіолог, та/або лікар з ультразвукової діагностики, та/або лікар-рентгенолог, та/або </w:t>
      </w:r>
      <w:r w:rsidDel="00000000" w:rsidR="00000000" w:rsidRPr="00000000">
        <w:rPr>
          <w:rFonts w:ascii="Times New Roman" w:cs="Times New Roman" w:eastAsia="Times New Roman" w:hAnsi="Times New Roman"/>
          <w:sz w:val="24"/>
          <w:szCs w:val="24"/>
          <w:rtl w:val="0"/>
        </w:rPr>
        <w:t xml:space="preserve">лікар з ядерної медицини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щонайменше 2 особи із зазначеного переліку, 1 з яких за основним місцем роботи в цьому ЗОЗ, та 1 або за основним місцем роботи в цьому ЗОЗ, або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5F">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Рентгенолаборант та/або сестра медична</w:t>
      </w:r>
      <w:sdt>
        <w:sdtPr>
          <w:id w:val="-1036986644"/>
          <w:tag w:val="goog_rdk_200"/>
        </w:sdtPr>
        <w:sdtContent>
          <w:ins w:author="Julia" w:id="95" w:date="2026-05-18T11:09:39Z">
            <w:r w:rsidDel="00000000" w:rsidR="00000000" w:rsidRPr="00000000">
              <w:rPr>
                <w:rFonts w:ascii="Times New Roman" w:cs="Times New Roman" w:eastAsia="Times New Roman" w:hAnsi="Times New Roman"/>
                <w:color w:val="000000"/>
                <w:sz w:val="24"/>
                <w:szCs w:val="24"/>
                <w:rtl w:val="0"/>
              </w:rPr>
              <w:t xml:space="preserve"> / брат мед</w:t>
            </w:r>
          </w:ins>
          <w:sdt>
            <w:sdtPr>
              <w:id w:val="144651877"/>
              <w:tag w:val="goog_rdk_201"/>
            </w:sdtPr>
            <w:sdtContent>
              <w:ins w:author="Julia" w:id="95" w:date="2026-05-18T11:09:39Z">
                <w:r w:rsidDel="00000000" w:rsidR="00000000" w:rsidRPr="00000000">
                  <w:rPr>
                    <w:rFonts w:ascii="Times New Roman" w:cs="Times New Roman" w:eastAsia="Times New Roman" w:hAnsi="Times New Roman"/>
                    <w:sz w:val="24"/>
                    <w:szCs w:val="24"/>
                    <w:rtl w:val="0"/>
                    <w:rPrChange w:author="Julia" w:id="96" w:date="2026-05-18T11:09:39Z">
                      <w:rPr>
                        <w:rFonts w:ascii="Times New Roman" w:cs="Times New Roman" w:eastAsia="Times New Roman" w:hAnsi="Times New Roman"/>
                        <w:color w:val="000000"/>
                        <w:sz w:val="24"/>
                        <w:szCs w:val="24"/>
                      </w:rPr>
                    </w:rPrChange>
                  </w:rPr>
                  <w:t xml:space="preserve">ичний</w:t>
                </w:r>
              </w:ins>
            </w:sdtContent>
          </w:sdt>
          <w:ins w:author="Julia" w:id="95" w:date="2026-05-18T11:09:39Z"/>
        </w:sdtContent>
      </w:sdt>
      <w:r w:rsidDel="00000000" w:rsidR="00000000" w:rsidRPr="00000000">
        <w:rPr>
          <w:rFonts w:ascii="Times New Roman" w:cs="Times New Roman" w:eastAsia="Times New Roman" w:hAnsi="Times New Roman"/>
          <w:color w:val="000000"/>
          <w:sz w:val="24"/>
          <w:szCs w:val="24"/>
          <w:rtl w:val="0"/>
        </w:rPr>
        <w:t xml:space="preserve"> з функціональної діагностики, та/або сестра медична </w:t>
      </w:r>
      <w:sdt>
        <w:sdtPr>
          <w:id w:val="471896770"/>
          <w:tag w:val="goog_rdk_202"/>
        </w:sdtPr>
        <w:sdtContent>
          <w:ins w:author="Julia" w:id="97" w:date="2026-05-18T11:09:53Z"/>
          <w:sdt>
            <w:sdtPr>
              <w:id w:val="-1861149491"/>
              <w:tag w:val="goog_rdk_203"/>
            </w:sdtPr>
            <w:sdtContent>
              <w:ins w:author="Julia" w:id="97" w:date="2026-05-18T11:09:53Z">
                <w:r w:rsidDel="00000000" w:rsidR="00000000" w:rsidRPr="00000000">
                  <w:rPr>
                    <w:rFonts w:ascii="Times New Roman" w:cs="Times New Roman" w:eastAsia="Times New Roman" w:hAnsi="Times New Roman"/>
                    <w:sz w:val="24"/>
                    <w:szCs w:val="24"/>
                    <w:rtl w:val="0"/>
                    <w:rPrChange w:author="Julia" w:id="98" w:date="2026-05-18T11:09:53Z">
                      <w:rPr>
                        <w:rFonts w:ascii="Times New Roman" w:cs="Times New Roman" w:eastAsia="Times New Roman" w:hAnsi="Times New Roman"/>
                        <w:color w:val="000000"/>
                        <w:sz w:val="24"/>
                        <w:szCs w:val="24"/>
                      </w:rPr>
                    </w:rPrChange>
                  </w:rPr>
                  <w:t xml:space="preserve">/ </w:t>
                </w:r>
              </w:ins>
            </w:sdtContent>
          </w:sdt>
          <w:ins w:author="Julia" w:id="97" w:date="2026-05-18T11:09:53Z"/>
        </w:sdtContent>
      </w:sdt>
      <w:sdt>
        <w:sdtPr>
          <w:id w:val="2028802076"/>
          <w:tag w:val="goog_rdk_204"/>
        </w:sdtPr>
        <w:sdtContent>
          <w:del w:author="Julia" w:id="97" w:date="2026-05-18T11:09:53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брат медичний</w:t>
      </w:r>
      <w:sdt>
        <w:sdtPr>
          <w:id w:val="1922810082"/>
          <w:tag w:val="goog_rdk_205"/>
        </w:sdtPr>
        <w:sdtContent>
          <w:del w:author="Julia" w:id="99" w:date="2026-05-18T11:10:00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щонайменше 2 особи із зазначеного переліку, які працюють або за основним місцем роботи в цьому ЗОЗ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0">
      <w:pPr>
        <w:keepNext w:val="1"/>
        <w:keepLines w:val="1"/>
        <w:shd w:fill="ffffff" w:val="clear"/>
        <w:spacing w:after="0" w:before="240" w:line="276" w:lineRule="auto"/>
        <w:jc w:val="both"/>
        <w:rPr>
          <w:rFonts w:ascii="Times" w:cs="Times" w:eastAsia="Times" w:hAnsi="Times"/>
          <w:b w:val="1"/>
          <w:bCs w:val="1"/>
          <w:sz w:val="24"/>
          <w:szCs w:val="24"/>
        </w:rPr>
      </w:pPr>
      <w:sdt>
        <w:sdtPr>
          <w:id w:val="1190894870"/>
          <w:tag w:val="goog_rdk_206"/>
        </w:sdtPr>
        <w:sdtContent>
          <w:commentRangeStart w:id="48"/>
        </w:sdtContent>
      </w:sdt>
      <w:r w:rsidDel="00000000" w:rsidR="00000000" w:rsidRPr="00000000">
        <w:rPr>
          <w:rFonts w:ascii="Times" w:cs="Times" w:eastAsia="Times" w:hAnsi="Times"/>
          <w:b w:val="1"/>
          <w:bCs w:val="1"/>
          <w:sz w:val="24"/>
          <w:szCs w:val="24"/>
          <w:rtl w:val="0"/>
        </w:rPr>
        <w:t xml:space="preserve">Для закладів охорони здоров’я державної форми власності, які надають послуги з  конусно-променевої комп’ютерної томографії щелепно-лицевої ділянки (стоматологічна КТ, CBCT):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1">
      <w:pPr>
        <w:keepNext w:val="1"/>
        <w:keepLines w:val="1"/>
        <w:numPr>
          <w:ilvl w:val="0"/>
          <w:numId w:val="1"/>
        </w:numPr>
        <w:shd w:fill="ffffff" w:val="clear"/>
        <w:spacing w:after="0" w:before="240" w:line="276"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Рентгенолаборант та/або сестра медична з функціональної діагностики, та/або сестра медична </w:t>
      </w:r>
      <w:sdt>
        <w:sdtPr>
          <w:id w:val="1150305023"/>
          <w:tag w:val="goog_rdk_207"/>
        </w:sdtPr>
        <w:sdtContent>
          <w:ins w:author="Julia" w:id="100" w:date="2026-05-18T11:10:36Z">
            <w:r w:rsidDel="00000000" w:rsidR="00000000" w:rsidRPr="00000000">
              <w:rPr>
                <w:rFonts w:ascii="Times New Roman" w:cs="Times New Roman" w:eastAsia="Times New Roman" w:hAnsi="Times New Roman"/>
                <w:b w:val="1"/>
                <w:bCs w:val="1"/>
                <w:sz w:val="24"/>
                <w:szCs w:val="24"/>
                <w:rtl w:val="0"/>
              </w:rPr>
              <w:t xml:space="preserve">/ </w:t>
            </w:r>
          </w:ins>
        </w:sdtContent>
      </w:sdt>
      <w:sdt>
        <w:sdtPr>
          <w:id w:val="-825118353"/>
          <w:tag w:val="goog_rdk_208"/>
        </w:sdtPr>
        <w:sdtContent>
          <w:del w:author="Julia" w:id="100" w:date="2026-05-18T11:10:36Z">
            <w:r w:rsidDel="00000000" w:rsidR="00000000" w:rsidRPr="00000000">
              <w:rPr>
                <w:rFonts w:ascii="Times New Roman" w:cs="Times New Roman" w:eastAsia="Times New Roman" w:hAnsi="Times New Roman"/>
                <w:b w:val="1"/>
                <w:bCs w:val="1"/>
                <w:sz w:val="24"/>
                <w:szCs w:val="24"/>
                <w:rtl w:val="0"/>
              </w:rPr>
              <w:delText xml:space="preserve">(</w:delText>
            </w:r>
          </w:del>
        </w:sdtContent>
      </w:sdt>
      <w:r w:rsidDel="00000000" w:rsidR="00000000" w:rsidRPr="00000000">
        <w:rPr>
          <w:rFonts w:ascii="Times New Roman" w:cs="Times New Roman" w:eastAsia="Times New Roman" w:hAnsi="Times New Roman"/>
          <w:b w:val="1"/>
          <w:bCs w:val="1"/>
          <w:sz w:val="24"/>
          <w:szCs w:val="24"/>
          <w:rtl w:val="0"/>
        </w:rPr>
        <w:t xml:space="preserve">брат медичний</w:t>
      </w:r>
      <w:sdt>
        <w:sdtPr>
          <w:id w:val="578602681"/>
          <w:tag w:val="goog_rdk_209"/>
        </w:sdtPr>
        <w:sdtContent>
          <w:del w:author="Julia" w:id="101" w:date="2026-05-18T11:10:43Z">
            <w:r w:rsidDel="00000000" w:rsidR="00000000" w:rsidRPr="00000000">
              <w:rPr>
                <w:rFonts w:ascii="Times New Roman" w:cs="Times New Roman" w:eastAsia="Times New Roman" w:hAnsi="Times New Roman"/>
                <w:b w:val="1"/>
                <w:bCs w:val="1"/>
                <w:sz w:val="24"/>
                <w:szCs w:val="24"/>
                <w:rtl w:val="0"/>
              </w:rPr>
              <w:delText xml:space="preserve">)</w:delText>
            </w:r>
          </w:del>
        </w:sdtContent>
      </w:sdt>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щонайменше 1 особа із зазначеного переліку, які працюють або за основним місцем роботи в цьому ЗОЗ, або за сумісництвом.</w:t>
      </w:r>
      <w:commentRangeEnd w:id="48"/>
      <w:r w:rsidDel="00000000" w:rsidR="00000000" w:rsidRPr="00000000">
        <w:commentReference w:id="48"/>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2">
      <w:pPr>
        <w:keepNext w:val="1"/>
        <w:keepLines w:val="1"/>
        <w:shd w:fill="ffffff" w:val="clear"/>
        <w:spacing w:after="0" w:before="240" w:line="276" w:lineRule="auto"/>
        <w:ind w:left="0" w:firstLine="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3">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4">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Лікар-акушер-гінеколог та/або лікар-алерголог, та/або лікар-алерголог дитячий,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 та/або лікар-генетик, та/або лікар-геріатр, та/або лікар-гінеколог дитячого та підліткового віку, та/або лікар-гінеколог-онколог, та/або лікар-дерматовенеролог, та/або лікар-дерматовенеролог дитячий, та/або лікар-ендокринолог, та/або лікар-ендокринолог дитячий, та/або лікар-ендоскопіст, та/або лікар-імунолог, та/або лікар-імунолог дитячий, та/або лікар-імунолог клінічний, та/або лікар-інфекціоніст, та/або лікар-інфекціоніст дитячий, та/або лікар-кардіолог, та/або лікар-кардіолог дитячий, та/або лікар-кардіолог інтервенційний, та/або лікар-кардіолог-електрофізіолог, та/або лікар-кардіоревматолог дитячий, та/або лікар-комбустіолог, та/або лікар-нарколог, та/або лікар-невропатолог, та/або лікар-невролог дитячий, та/або лікар-нейрохірург, та/або лікар-нейрохірург дитячий, та/або лікар-нефролог, та/або лікар-нефролог дитячий, та/або лікар-онколог, та/або лікар-онколог дитячий, </w:t>
      </w:r>
      <w:r w:rsidDel="00000000" w:rsidR="00000000" w:rsidRPr="00000000">
        <w:rPr>
          <w:rFonts w:ascii="Times New Roman" w:cs="Times New Roman" w:eastAsia="Times New Roman" w:hAnsi="Times New Roman"/>
          <w:sz w:val="24"/>
          <w:szCs w:val="24"/>
          <w:rtl w:val="0"/>
        </w:rPr>
        <w:t xml:space="preserve">та/або лікар-гематолог-онколог дитячий,</w:t>
      </w:r>
      <w:r w:rsidDel="00000000" w:rsidR="00000000" w:rsidRPr="00000000">
        <w:rPr>
          <w:rFonts w:ascii="Times New Roman" w:cs="Times New Roman" w:eastAsia="Times New Roman" w:hAnsi="Times New Roman"/>
          <w:color w:val="000000"/>
          <w:sz w:val="24"/>
          <w:szCs w:val="24"/>
          <w:rtl w:val="0"/>
        </w:rPr>
        <w:t xml:space="preserve"> та/або лікар-ортопед-травматолог, та/або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лікар-педіатр, та/або лікар-педіатр-неонатолог, та/або лікар-психіатр, та/або лікар-психіатр дитячий, та/або лікар-психіатр підлітковий, та/або лікар-пульмонолог, та/або лікар-пульмонолог дитячий, та/або лікар-ревматолог, та/або лікар-ревматолог дитячий, та/або лікар-терапевт, та/або лікар-терапевт підлітковий, та/або лікар-токсиколог, та/або лікар з ультразвукової діагностики, та/або лікар-уролог, та/або лікар-уролог дитячий, та/або лікар-фізіотерапевт, та/або лікар з функціональної діагностики, та/або лікар-фтизіатр, та/або лікар-фтизіатр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та/або лікар-хірург щелепно-лицевий, та/або лікар з медицини невідкладних станів – щонайменше 4 особи додатково до основного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5">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Сестра медична </w:t>
      </w:r>
      <w:sdt>
        <w:sdtPr>
          <w:id w:val="475036316"/>
          <w:tag w:val="goog_rdk_210"/>
        </w:sdtPr>
        <w:sdtContent>
          <w:ins w:author="Julia" w:id="102" w:date="2026-05-18T11:21:41Z"/>
          <w:sdt>
            <w:sdtPr>
              <w:id w:val="-391911985"/>
              <w:tag w:val="goog_rdk_211"/>
            </w:sdtPr>
            <w:sdtContent>
              <w:ins w:author="Julia" w:id="102" w:date="2026-05-18T11:21:41Z">
                <w:r w:rsidDel="00000000" w:rsidR="00000000" w:rsidRPr="00000000">
                  <w:rPr>
                    <w:rFonts w:ascii="Times New Roman" w:cs="Times New Roman" w:eastAsia="Times New Roman" w:hAnsi="Times New Roman"/>
                    <w:sz w:val="24"/>
                    <w:szCs w:val="24"/>
                    <w:rtl w:val="0"/>
                    <w:rPrChange w:author="Julia" w:id="103" w:date="2026-05-18T11:21:41Z">
                      <w:rPr>
                        <w:rFonts w:ascii="Times New Roman" w:cs="Times New Roman" w:eastAsia="Times New Roman" w:hAnsi="Times New Roman"/>
                        <w:color w:val="000000"/>
                        <w:sz w:val="24"/>
                        <w:szCs w:val="24"/>
                      </w:rPr>
                    </w:rPrChange>
                  </w:rPr>
                  <w:t xml:space="preserve">/ </w:t>
                </w:r>
              </w:ins>
            </w:sdtContent>
          </w:sdt>
          <w:ins w:author="Julia" w:id="102" w:date="2026-05-18T11:21:41Z"/>
        </w:sdtContent>
      </w:sdt>
      <w:sdt>
        <w:sdtPr>
          <w:id w:val="-2118454452"/>
          <w:tag w:val="goog_rdk_212"/>
        </w:sdtPr>
        <w:sdtContent>
          <w:del w:author="Julia" w:id="102" w:date="2026-05-18T11:21:41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брат медичний</w:t>
      </w:r>
      <w:sdt>
        <w:sdtPr>
          <w:id w:val="-438112035"/>
          <w:tag w:val="goog_rdk_213"/>
        </w:sdtPr>
        <w:sdtContent>
          <w:del w:author="Julia" w:id="104" w:date="2026-05-18T11:21:43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 та/або фельдшер з медицини невідкладних станів – щонайменше 4 особи додатково до основного переліку,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6">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7">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8">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У ЗОЗ (сервіс «Консультування та лікування»)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9">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a.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A">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b.     </w:t>
        <w:tab/>
      </w:r>
      <w:r w:rsidDel="00000000" w:rsidR="00000000" w:rsidRPr="00000000">
        <w:rPr>
          <w:rFonts w:ascii="Times" w:cs="Times" w:eastAsia="Times" w:hAnsi="Times"/>
          <w:color w:val="000000"/>
          <w:sz w:val="24"/>
          <w:szCs w:val="24"/>
          <w:rtl w:val="0"/>
        </w:rPr>
        <w:t xml:space="preserve">УЗД апарат;</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B">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c.     </w:t>
        <w:tab/>
        <w:t xml:space="preserve">портативний дефібрилятор з функцією си</w:t>
      </w:r>
      <w:r w:rsidDel="00000000" w:rsidR="00000000" w:rsidRPr="00000000">
        <w:rPr>
          <w:rFonts w:ascii="Times" w:cs="Times" w:eastAsia="Times" w:hAnsi="Times"/>
          <w:color w:val="000000"/>
          <w:sz w:val="24"/>
          <w:szCs w:val="24"/>
          <w:rtl w:val="0"/>
        </w:rPr>
        <w:t xml:space="preserve">нхронізації;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C">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d.     </w:t>
        <w:tab/>
        <w:t xml:space="preserve">ваги медичні з ростоміром (або ваги для новонароджених і дітей раннього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D">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sz w:val="24"/>
          <w:szCs w:val="24"/>
          <w:rtl w:val="0"/>
        </w:rPr>
        <w:t xml:space="preserve">e</w:t>
      </w:r>
      <w:r w:rsidDel="00000000" w:rsidR="00000000" w:rsidRPr="00000000">
        <w:rPr>
          <w:rFonts w:ascii="Times" w:cs="Times" w:eastAsia="Times" w:hAnsi="Times"/>
          <w:color w:val="000000"/>
          <w:sz w:val="24"/>
          <w:szCs w:val="24"/>
          <w:rtl w:val="0"/>
        </w:rPr>
        <w:t xml:space="preserve">.     </w:t>
        <w:tab/>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E">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sz w:val="24"/>
          <w:szCs w:val="24"/>
          <w:rtl w:val="0"/>
        </w:rPr>
        <w:t xml:space="preserve">f</w:t>
      </w:r>
      <w:r w:rsidDel="00000000" w:rsidR="00000000" w:rsidRPr="00000000">
        <w:rPr>
          <w:rFonts w:ascii="Times" w:cs="Times" w:eastAsia="Times" w:hAnsi="Times"/>
          <w:color w:val="000000"/>
          <w:sz w:val="24"/>
          <w:szCs w:val="24"/>
          <w:rtl w:val="0"/>
        </w:rPr>
        <w:t xml:space="preserve">.     </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6F">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sz w:val="24"/>
          <w:szCs w:val="24"/>
          <w:rtl w:val="0"/>
        </w:rPr>
        <w:t xml:space="preserve">g</w:t>
      </w:r>
      <w:r w:rsidDel="00000000" w:rsidR="00000000" w:rsidRPr="00000000">
        <w:rPr>
          <w:rFonts w:ascii="Times" w:cs="Times" w:eastAsia="Times" w:hAnsi="Times"/>
          <w:color w:val="000000"/>
          <w:sz w:val="24"/>
          <w:szCs w:val="24"/>
          <w:rtl w:val="0"/>
        </w:rPr>
        <w:t xml:space="preserve">.     </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0">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sz w:val="24"/>
          <w:szCs w:val="24"/>
          <w:rtl w:val="0"/>
        </w:rPr>
        <w:t xml:space="preserve">h</w:t>
      </w:r>
      <w:r w:rsidDel="00000000" w:rsidR="00000000" w:rsidRPr="00000000">
        <w:rPr>
          <w:rFonts w:ascii="Times" w:cs="Times" w:eastAsia="Times" w:hAnsi="Times"/>
          <w:color w:val="000000"/>
          <w:sz w:val="24"/>
          <w:szCs w:val="24"/>
          <w:rtl w:val="0"/>
        </w:rPr>
        <w:t xml:space="preserve">.     </w:t>
        <w:tab/>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1">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sz w:val="24"/>
          <w:szCs w:val="24"/>
          <w:rtl w:val="0"/>
        </w:rPr>
        <w:t xml:space="preserve">i</w:t>
      </w:r>
      <w:r w:rsidDel="00000000" w:rsidR="00000000" w:rsidRPr="00000000">
        <w:rPr>
          <w:rFonts w:ascii="Times" w:cs="Times" w:eastAsia="Times" w:hAnsi="Times"/>
          <w:color w:val="000000"/>
          <w:sz w:val="24"/>
          <w:szCs w:val="24"/>
          <w:rtl w:val="0"/>
        </w:rPr>
        <w:t xml:space="preserve">.     </w:t>
        <w:tab/>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2">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w:cs="Times" w:eastAsia="Times" w:hAnsi="Times"/>
          <w:color w:val="000000"/>
          <w:sz w:val="24"/>
          <w:szCs w:val="24"/>
        </w:rPr>
      </w:pPr>
      <w:r w:rsidDel="00000000" w:rsidR="00000000" w:rsidRPr="00000000">
        <w:rPr>
          <w:rFonts w:ascii="Times" w:cs="Times" w:eastAsia="Times" w:hAnsi="Times"/>
          <w:sz w:val="24"/>
          <w:szCs w:val="24"/>
          <w:rtl w:val="0"/>
        </w:rPr>
        <w:t xml:space="preserve">j</w:t>
      </w:r>
      <w:r w:rsidDel="00000000" w:rsidR="00000000" w:rsidRPr="00000000">
        <w:rPr>
          <w:rFonts w:ascii="Times" w:cs="Times" w:eastAsia="Times" w:hAnsi="Times"/>
          <w:color w:val="000000"/>
          <w:sz w:val="24"/>
          <w:szCs w:val="24"/>
          <w:rtl w:val="0"/>
        </w:rPr>
        <w:t xml:space="preserve">.     </w:t>
        <w:tab/>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3">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4">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У ЗОЗ (сервіс «Інструментальна діагностика»)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5">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рентгенівської комп'ютерної томографії та/або система магнітно-резонансної томографії у ЗОЗ (за умови виконання даного класу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6">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рентгенівська діагностична </w:t>
      </w:r>
      <w:sdt>
        <w:sdtPr>
          <w:id w:val="-786573291"/>
          <w:tag w:val="goog_rdk_214"/>
        </w:sdtPr>
        <w:sdtContent>
          <w:commentRangeStart w:id="49"/>
        </w:sdtContent>
      </w:sdt>
      <w:r w:rsidDel="00000000" w:rsidR="00000000" w:rsidRPr="00000000">
        <w:rPr>
          <w:rFonts w:ascii="Times New Roman" w:cs="Times New Roman" w:eastAsia="Times New Roman" w:hAnsi="Times New Roman"/>
          <w:b w:val="1"/>
          <w:bCs w:val="1"/>
          <w:color w:val="000000"/>
          <w:sz w:val="24"/>
          <w:szCs w:val="24"/>
          <w:rtl w:val="0"/>
        </w:rPr>
        <w:t xml:space="preserve">або стоматологічна рентгенівська система (стоматологічний комп</w:t>
      </w:r>
      <w:r w:rsidDel="00000000" w:rsidR="00000000" w:rsidRPr="00000000">
        <w:rPr>
          <w:rFonts w:ascii="Times New Roman" w:cs="Times New Roman" w:eastAsia="Times New Roman" w:hAnsi="Times New Roman"/>
          <w:b w:val="1"/>
          <w:bCs w:val="1"/>
          <w:sz w:val="24"/>
          <w:szCs w:val="24"/>
          <w:rtl w:val="0"/>
        </w:rPr>
        <w:t xml:space="preserve">’ютерний томограф)</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для закладів охорони </w:t>
      </w:r>
      <w:r w:rsidDel="00000000" w:rsidR="00000000" w:rsidRPr="00000000">
        <w:rPr>
          <w:rFonts w:ascii="Times New Roman" w:cs="Times New Roman" w:eastAsia="Times New Roman" w:hAnsi="Times New Roman"/>
          <w:b w:val="1"/>
          <w:bCs w:val="1"/>
          <w:sz w:val="24"/>
          <w:szCs w:val="24"/>
          <w:rtl w:val="0"/>
        </w:rPr>
        <w:t xml:space="preserve">здоров'я</w:t>
      </w:r>
      <w:r w:rsidDel="00000000" w:rsidR="00000000" w:rsidRPr="00000000">
        <w:rPr>
          <w:rFonts w:ascii="Times New Roman" w:cs="Times New Roman" w:eastAsia="Times New Roman" w:hAnsi="Times New Roman"/>
          <w:b w:val="1"/>
          <w:bCs w:val="1"/>
          <w:sz w:val="24"/>
          <w:szCs w:val="24"/>
          <w:rtl w:val="0"/>
        </w:rPr>
        <w:t xml:space="preserve"> державної форми власності</w:t>
      </w:r>
      <w:commentRangeEnd w:id="49"/>
      <w:r w:rsidDel="00000000" w:rsidR="00000000" w:rsidRPr="00000000">
        <w:commentReference w:id="49"/>
      </w:r>
      <w:r w:rsidDel="00000000" w:rsidR="00000000" w:rsidRPr="00000000">
        <w:rPr>
          <w:rFonts w:ascii="Times New Roman" w:cs="Times New Roman" w:eastAsia="Times New Roman" w:hAnsi="Times New Roman"/>
          <w:color w:val="000000"/>
          <w:sz w:val="24"/>
          <w:szCs w:val="24"/>
          <w:rtl w:val="0"/>
        </w:rPr>
        <w:t xml:space="preserve">(за умови виконання даного класу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7">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8">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У ЗОЗ за умови надання послуг за сервісом «Процедури» для класу «Амбулаторна хірургія», «Анестезіологічне забезпечення», «Інтервенційна візуалізація»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9">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A">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B">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наркозно/дихальний апарат за умови класу анестезіологічне забезпечення;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C">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D">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E">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7F">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0">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1">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2">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3">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4">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5">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6">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7">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рентгенівської комп'ютерної томографії або система магнітно-резонансної томографії у ЗОЗ або на умовах оренди, або дог</w:t>
      </w:r>
      <w:r w:rsidDel="00000000" w:rsidR="00000000" w:rsidRPr="00000000">
        <w:rPr>
          <w:rFonts w:ascii="Times New Roman" w:cs="Times New Roman" w:eastAsia="Times New Roman" w:hAnsi="Times New Roman"/>
          <w:sz w:val="24"/>
          <w:szCs w:val="24"/>
          <w:rtl w:val="0"/>
        </w:rPr>
        <w:t xml:space="preserve">овору </w:t>
      </w:r>
      <w:r w:rsidDel="00000000" w:rsidR="00000000" w:rsidRPr="00000000">
        <w:rPr>
          <w:rFonts w:ascii="Times New Roman" w:cs="Times New Roman" w:eastAsia="Times New Roman" w:hAnsi="Times New Roman"/>
          <w:color w:val="000000"/>
          <w:sz w:val="24"/>
          <w:szCs w:val="24"/>
          <w:rtl w:val="0"/>
        </w:rPr>
        <w:t xml:space="preserve">підряду,або на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8">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гнучкий відеогастроскоп та/або гнучкий відеоколоноскоп, та/або гнучкий відеобронхоскоп, та/або відеоцистоскоп, та/або відеогістероскоп.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9">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A">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B">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C">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D">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неінвазивна система вентиляції легенів (BIPAP/CPAP) та комплект масок для CPAP-терапії;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E">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ультразвукової візуалізації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8F">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0">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електрокардіограф багатоканальний;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1">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ларингоскоп з набором клинків;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2">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набір (укладка) для реанімації;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3">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4">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система моніторингу фізіологічних показників одного пацієнта (неінвазивний АТ, ЧСС, ЕКГ, SpO2, t);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5">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6">
      <w:pPr>
        <w:keepNext w:val="1"/>
        <w:keepLines w:val="1"/>
        <w:pBdr>
          <w:top w:space="0" w:sz="0" w:val="nil"/>
          <w:left w:space="0" w:sz="0" w:val="nil"/>
          <w:bottom w:space="0" w:sz="0" w:val="nil"/>
          <w:right w:space="0" w:sz="0" w:val="nil"/>
          <w:between w:space="0" w:sz="0" w:val="nil"/>
        </w:pBd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аспіратор.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7">
      <w:pPr>
        <w:keepNext w:val="1"/>
        <w:keepLines w:val="1"/>
        <w:pBdr>
          <w:top w:space="0" w:sz="0" w:val="nil"/>
          <w:left w:space="0" w:sz="0" w:val="nil"/>
          <w:bottom w:space="0" w:sz="0" w:val="nil"/>
          <w:right w:space="0" w:sz="0" w:val="nil"/>
          <w:between w:space="0" w:sz="0" w:val="nil"/>
        </w:pBdr>
        <w:shd w:fill="ffffff" w:val="clear"/>
        <w:spacing w:after="0" w:before="240" w:line="276" w:lineRule="auto"/>
        <w:jc w:val="both"/>
        <w:rPr>
          <w:rFonts w:ascii="Times New Roman" w:cs="Times New Roman" w:eastAsia="Times New Roman" w:hAnsi="Times New Roman"/>
          <w:i w:val="1"/>
          <w:iCs w:val="1"/>
          <w:color w:val="000000"/>
          <w:sz w:val="24"/>
          <w:szCs w:val="24"/>
        </w:rPr>
      </w:pPr>
      <w:bookmarkStart w:colFirst="0" w:colLast="0" w:name="_heading=h.tg5875svb6h1" w:id="12"/>
      <w:bookmarkEnd w:id="12"/>
      <w:r w:rsidDel="00000000" w:rsidR="00000000" w:rsidRPr="00000000">
        <w:rPr>
          <w:rFonts w:ascii="Times New Roman" w:cs="Times New Roman" w:eastAsia="Times New Roman" w:hAnsi="Times New Roman"/>
          <w:i w:val="1"/>
          <w:iCs w:val="1"/>
          <w:color w:val="000000"/>
          <w:sz w:val="24"/>
          <w:szCs w:val="24"/>
          <w:rtl w:val="0"/>
        </w:rPr>
        <w:t xml:space="preserve">Інші вимоги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8">
      <w:pPr>
        <w:keepNext w:val="1"/>
        <w:keepLines w:val="1"/>
        <w:numPr>
          <w:ilvl w:val="0"/>
          <w:numId w:val="139"/>
        </w:numPr>
        <w:pBdr>
          <w:top w:space="0" w:sz="0" w:val="nil"/>
          <w:left w:space="0" w:sz="0" w:val="nil"/>
          <w:bottom w:space="0" w:sz="0" w:val="nil"/>
          <w:right w:space="0" w:sz="0" w:val="nil"/>
          <w:between w:space="0" w:sz="0" w:val="nil"/>
        </w:pBdr>
        <w:shd w:fill="ffffff" w:val="clear"/>
        <w:spacing w:after="0" w:before="36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A">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D">
      <w:pPr>
        <w:keepNext w:val="1"/>
        <w:keepLines w:val="1"/>
        <w:pBdr>
          <w:top w:space="0" w:sz="0" w:val="nil"/>
          <w:left w:space="0" w:sz="0" w:val="nil"/>
          <w:bottom w:space="0" w:sz="0" w:val="nil"/>
          <w:right w:space="0" w:sz="0" w:val="nil"/>
          <w:between w:space="0" w:sz="0" w:val="nil"/>
        </w:pBdr>
        <w:spacing w:after="120" w:before="480" w:lineRule="auto"/>
        <w:jc w:val="center"/>
        <w:rPr>
          <w:rFonts w:ascii="Times New Roman" w:cs="Times New Roman" w:eastAsia="Times New Roman" w:hAnsi="Times New Roman"/>
          <w:b w:val="1"/>
          <w:bCs w:val="1"/>
          <w:color w:val="000000"/>
          <w:sz w:val="24"/>
          <w:szCs w:val="24"/>
        </w:rPr>
      </w:pPr>
      <w:bookmarkStart w:colFirst="0" w:colLast="0" w:name="_heading=h.v8lpwptzsrx0" w:id="13"/>
      <w:bookmarkEnd w:id="13"/>
      <w:r w:rsidDel="00000000" w:rsidR="00000000" w:rsidRPr="00000000">
        <w:rPr>
          <w:rFonts w:ascii="Times New Roman" w:cs="Times New Roman" w:eastAsia="Times New Roman" w:hAnsi="Times New Roman"/>
          <w:b w:val="1"/>
          <w:bCs w:val="1"/>
          <w:color w:val="000000"/>
          <w:sz w:val="24"/>
          <w:szCs w:val="24"/>
          <w:rtl w:val="0"/>
        </w:rPr>
        <w:t xml:space="preserve">Додаток 1. Перелік лабораторних досліджень, включених до  класів сервісу «Лабораторна діагностика»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E">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9F">
      <w:pPr>
        <w:numPr>
          <w:ilvl w:val="0"/>
          <w:numId w:val="31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Клас «Гематологія» </w:t>
      </w:r>
      <w:r w:rsidDel="00000000" w:rsidR="00000000" w:rsidRPr="00000000">
        <w:rPr>
          <w:rFonts w:ascii="Times New Roman" w:cs="Times New Roman" w:eastAsia="Times New Roman" w:hAnsi="Times New Roman"/>
          <w:b w:val="1"/>
          <w:bCs w:val="1"/>
          <w:sz w:val="24"/>
          <w:szCs w:val="24"/>
          <w:rtl w:val="0"/>
        </w:rPr>
        <w:t xml:space="preserve">- проведення гематологічних досліджень (гемоглобін та його сполуки, клітини крові, кістковий мозок):</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0">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крові, ретикулоцити (визначення кількості гемоглобіну в ретикулоцитах, підрахунок відносної кількості фракцій ретикулоцитів за ступенем зрілості); розрахунок еритроцитарних індексів (середнього об'єму еритроцитів (MCV), середньої концентрації гемоглобіну в еритроцитах (MCHС), вмісту гемоглобіну в еритроциті (МСН), ширини розподілу еритроцитів за об’ємом (RDW), розподіл еритроцитів за об’ємом (крива Прайс-Джонса), тромбоцити та розрахунок індексів (MPV, PCT, PDW), морфологічна оцінка тромбоцитів, еритроцитів, визначення абсолютної та відносної кількості лімфоцитів, моноцитів, нейтрофілів, еозинофілів, базофілів;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1">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гемолізу (визначення осмотичної резистентності еритроцитів, глюкоза-6-фосфат дегідрогенази гемолізаті еритроцитів, піруваткінази в сироватці крові (для дітей віком до 18 років), в гемолізаті еритроцитів);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2">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групи крові - ABO та Rh (антиген 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3">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імуногематологічні дослідження (антигенна система еритроцитів, групування крові - резус-фенотипи, система антигенів Kell, система Даффи);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4">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Rh та інших груп крові у сироватці крові (включаючи ідентифікацію та кількісне визначення  виявлених антитіл);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5">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аутоантитіл до еритроцитів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6">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неповних антиеритроцитарних антитіл класу IgG, фіксованих на еритроцитах, в цільній крові (пряма проба Кумбса), скринінг неповних антиеритроцитарних антитіл класу IgG в цільній крові (непряма проба Кумбса);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7">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дериватів гемоглобіну (метгемоглобіну, оксигемоглобіну, дезоксигемоглобіну);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8">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коагуляційний гемостаз (час згортання нестабілізованої крові, протромбіновий час, тромбіновий час, активований частковий (парціальний) тромбопластиновий час (АЧТЧ, АПТЧ), фібриноген, міжнародне нормалізоване відношення (МНВ), аутокоагуляційний тест в плазмі крові); продуктів деградації фібрину (Д-дімер);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9">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міцності згустку в цільній крові та оцінка його в′язко-еластичних властивостей методом тромбоеластометрії;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A">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факторів ІІ, V, VII, VIII,IX, X, XI (для дітей віком до 18 років)</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B">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циркулюючих антикоагулянтів (антитромбіну ІІІ, активності протеїну С, вільного протеїну S, антикоагулянтів вовчакового типу (скринінговий, підтверджуючий тест) в плазмі крові, активність альфа-2-антиплазміну в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C">
      <w:pPr>
        <w:numPr>
          <w:ilvl w:val="0"/>
          <w:numId w:val="31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плазмінової (фібринолітичної) системи: визначення активності плазміногену, розчинних фібрин-мономерних комплексів;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D">
      <w:pPr>
        <w:numPr>
          <w:ilvl w:val="0"/>
          <w:numId w:val="314"/>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підрахунок кількості клітинних елементів кісткового мозку з їх морфологічною характеристикою та індексів кістковомозкового кровотворення.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E">
      <w:pPr>
        <w:shd w:fill="ffffff" w:val="clea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i w:val="1"/>
          <w:iCs w:val="1"/>
          <w:sz w:val="24"/>
          <w:szCs w:val="24"/>
          <w:rtl w:val="0"/>
        </w:rPr>
        <w:t xml:space="preserve">Клас «Біохімія»</w:t>
      </w:r>
      <w:r w:rsidDel="00000000" w:rsidR="00000000" w:rsidRPr="00000000">
        <w:rPr>
          <w:rFonts w:ascii="Times New Roman" w:cs="Times New Roman" w:eastAsia="Times New Roman" w:hAnsi="Times New Roman"/>
          <w:b w:val="1"/>
          <w:bCs w:val="1"/>
          <w:sz w:val="24"/>
          <w:szCs w:val="24"/>
          <w:rtl w:val="0"/>
        </w:rPr>
        <w:t xml:space="preserve"> - проведення біохімічних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A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в сироватці, плазмі, сечі або інших рідинах організму (крім амніотичної рідини): кислої фосфатази, аланінамінотрансферази, альбуміну, лужної фосфатази, амоній (аміак), амілази, аспартатамінотрансфераза, бікарбонат, білірубін (загальний), білірубін (будь-які фракції), кальцій (загальний або скоригований на альбумін), креатинкіназа, креатинін, гамма-глутамілтрансфераза, глобулін, глюкоза, лактатдегідрогеназа, ліпаза, магній, фосфат, калій, натрій, загальний білок, урати, сечовина, лактат, хлориди, сечова кислота;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0">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кліренсу по ендогенному креатиніну</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1">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вимірювання ізоферментів креатинкінази, тропоніну або міоглобіну 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2">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іонізований кальцій;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3">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ліпідний профіль: тригліцериди, загальний холестерин, ліпопротеїди низької щільності (ЛПНЩ), ліпопротеїди високої щільності (ЛПВЩ) в сироватці крові, розрахунок індексу атерогенності;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4">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ліпіди  в клітинах крові та кісткового мозку;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5">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толерантність до глюкози, глікозильований гемоглобін, фруктозамін, HbA1c (глікований гемоглобін);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індекс HOMA;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глікоген в клітинах крові та кісткового мозку;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активність неспецифічної естерази в клітинах крові та кісткового мозку(ANAE);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активність </w:t>
      </w:r>
      <w:sdt>
        <w:sdtPr>
          <w:id w:val="643853527"/>
          <w:tag w:val="goog_rdk_215"/>
        </w:sdtPr>
        <w:sdtContent>
          <w:commentRangeStart w:id="50"/>
        </w:sdtContent>
      </w:sdt>
      <w:r w:rsidDel="00000000" w:rsidR="00000000" w:rsidRPr="00000000">
        <w:rPr>
          <w:rFonts w:ascii="Times New Roman" w:cs="Times New Roman" w:eastAsia="Times New Roman" w:hAnsi="Times New Roman"/>
          <w:sz w:val="24"/>
          <w:szCs w:val="24"/>
          <w:rtl w:val="0"/>
        </w:rPr>
        <w:t xml:space="preserve">α-нафтилацетатестераз</w:t>
      </w:r>
      <w:commentRangeEnd w:id="50"/>
      <w:r w:rsidDel="00000000" w:rsidR="00000000" w:rsidRPr="00000000">
        <w:commentReference w:id="50"/>
      </w:r>
      <w:r w:rsidDel="00000000" w:rsidR="00000000" w:rsidRPr="00000000">
        <w:rPr>
          <w:rFonts w:ascii="Times New Roman" w:cs="Times New Roman" w:eastAsia="Times New Roman" w:hAnsi="Times New Roman"/>
          <w:sz w:val="24"/>
          <w:szCs w:val="24"/>
          <w:rtl w:val="0"/>
        </w:rPr>
        <w:t xml:space="preserve">и та її чутливості до фториду натрію;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бета-2-мікроглобулін — кількісне визначення в сироватці;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осмолярність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кислотно лужний склад крові: гази крові (парціальний тиск кисню рО2, ступінь насичення гемоглобіну киснем та парціальний тиск вуглекислого газу рСО2), бікарбонат, концентрація загального двоокису вуглецю та рН, актуальний бікарбонат, величина буферних основ; величина надлишку/дефіциту буферних основ;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BNP or NT‑proBN – для пацієнта з діагностованою легеневою артеріальною гіпертензією з метою спостереження за прогресуванням захворювання;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E">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ферритин; залізо у сироватці крові, трансферін або залізозвязуюча здатність сироватки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B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церулоплазмін – кількісне визначення в сироватці, сечі або інших рідинах організму;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0">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С-реактивний білок, альфа-1-глікопротеїн, Альфа-1-антитрипсин – кількісне визначення в сироватці;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1">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антистрептолізін-О в сироватці крові (напівкількісно, кількісно), ревматоїдний фактор в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2">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CA-15.3 (CA15.3), антиген CA-125 (CA125), антиген CA-19.9 (CA19.9), асоційований з раком сироватковий антиген (CASA), карциноембріональний антиген (CEA), хоріонічний гонадотропін людини ( HCG), нейрон-специфічна енолаза (NSE), тиреоглобулін, білок S-100 у сироватці крові чи іншій рідині організму;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3">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простатичний специфічний антиген (ПСА), простатичний специфічний антиген вільний (ПСА вільний);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4">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вітаміни: А, B1, B2, B3, B6 або C – кількісне визначення у крові, сечі чи інших рідинах організму;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5">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вітамін B12 у сироватці крові, кількісне визначення маркерів вітаміну B12 (транскобаламін або метилмалонова кислота) в сироватці крові,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фолієва кислота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в сироватці крові в еритроцитах;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якісне та кількісне визначення наркотиків або інших речовин, що викликають зловживання, в крові, сечі чи інших рідинах організму;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концентрації карбомазепіну, фенобарбіталу, вальпроєвої кислоти, ацетамінофену, циклоспорину, такролімусу, серолімусу, метотрексату; літію, амфетаміну, барбітурати, бензодіазепіни, канабіноїди, метамфетаміну, опіатів, фенциклідину в крові, сечі чи інших рідинах організму;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гормони: тироксин (Т4 загальний, Т4 вільний), трийодтиронін (Т3 загальний, Т3 вільний), тиреоглобулін (ТГ), паратгормон (ПТГ), інсулін, кортизол (гідрокортизон), фолікулостимулюючий гормон (ФСГ), лютеїнізуючий гормон, пролактін, паратиреоїдний гормон, альдостерон, вазопресин (антидіуретичний гормон), естрадіол, прогестерон, 17-гідроксипрогестерон, тестостерон загальний, тестостерон вільний, дегідроепіандростерон-сульфат, С-пептид;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гормонів і білків, що зв’язують гормони — кортизол, ФСГ, інсулін, ЛГ, естрадіол, прогестерон, пролактин;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тиреотропний гормон (тиреотропін, ТТГ) в цільній крові, сироватці крові,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хлориди поту – визначення за допомогою іонофорезу;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вільного бета-хоріонічного гонадотропіну людини (вільний бета-ХГЛ); протеїну А плазми, пов’язаний з вагітністю (PAPP A); некон'югованого естріолу (uE3); альфа-фетопротеїн (AFP);</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E">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холінестерази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C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С-термінального телопептиду колагену I типу, N-термінального пропептиду проколагену І типу (P1NP) в сироватці крові (для моніторингу пацієнтів із доведеною низькою мінеральною щільністю кісткової тканини, пацієнтів з метаболічною хворобою кісток або хворобою Педжета);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0">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25 гідроксивітамін D, 1,25 дигідроксивітаміну D у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1">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дихальний тест із сечовиною, для підтвердження колонізації Helicobacter pylori; або моніторингу успішності ерадикації Helicobacter pylori;</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2">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амінокислот та ацилкарнітинів, сукценілацетону в сухих плямах крові  методом рідинної хроматографії-масспектрометрії;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3">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амінокислот в крові та сечі методом високоефективної рідинної хроматографії;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4">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птеринів та неоптеринів в сечі методом високоефективної рідинної хроматографії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5">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органічних кислот методом газової хроматографії-масспектрометрії;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галактозо-1-фосфат уридидтрансферази (GALT)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активності біотинідази в плазмі крові,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гомованілинової кислоти в спиномозковій рідині методом високоефективної рідинної хроматографії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5-гідроксиіндолоцтової кислоти в спиномозковій рідині методом високоефективної рідинної хроматографії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спектру дуже довголанцюгових жирних кислот в сечі методом газової хроматографії-масспектрометрії;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спектру вуглеводів в плазмі крові та сечі методом тонкошарової хроматографії;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вмісту метаболітів порфіринового обміну (якісні проби);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вмісту метаболітів в сечі (якісні реакції);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E">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білку в сечі за реакцією з сульфосаліциловою кислотою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D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амінокислот в сечі за реакцією з нінгідріновим реактивом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0">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цистину та гомоцистину в сечі за реакцією з ацетонциангідріном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1">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проліна в сечі за реакцією з нінгідріновим реактивом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2">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гомогентизинової кислоти в сечі за реакцією з гідроксидом натрію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3">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проба Обермеера на індикан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4">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проба Сулковича на кальцій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5">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проба Селіванова на фруктозу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кетокислот в сечі за реакцією з 2,4-ДНФГ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лактози та галактози в сечі за реакцією з аміаком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проба Фелінга на фенілпіровіноградну кислоту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міді в сечі за реакцією з о-толуідіном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сульфітів у сечі (якісна реакція);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вест другого рівня для визначення метилмалонової кислоти, пропіонової кислоти та 2-метилцитрату в плямі крові методом рідинної хроматографії-масспектрометрії;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 другого рівня для визначення гормонів в плямі крові для виявлення АГС методом рідинної хроматографії-масспектрометрії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гомоцистеїну в плазмі або сироватці крові методом ВЕРХ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E">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вмісту загальних глікозаміногліканів в сечі (ДМБ – тест);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E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фракцій глікозаміногліканів в сечі методом електрофорезу;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0">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глікозаміногліканів в сечі методом рідинної хроматографії-масспектрометрії;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1">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спектру олігосахаридів в сечі методом тонкошарової хроматографії;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2">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LysoGb1 в плазмі та сухих плямах крові  методом рідинної хроматографії-масспектрометрії;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3">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Lyso-SM-509 в сироватці крові  методом рідинної хроматографії-масспектрометрії;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4">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LysoGb3 в сухих плямах крові  методом рідинної хроматографії-масспектрометрії;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5">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LysoGb3 в плазмі крові  методом рідинної хроматографії-масспектрометрії;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лізосомних ферментів в сухих плямах крові  методом рідинної хроматографії-масспектрометрії (Neo LSD)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лізосомних ферментів в сухих плямах крові  методом рідинної хроматографії-масспектрометрії (M7)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бета-глюкоцереброзидази в сухих плямах крові методом рідинної хроматографії-масспектрометрії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альфа-галактозидази в сухих плямах крові  методом рідинної хроматографії-масспектрометрії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w:t>
      </w:r>
      <w:sdt>
        <w:sdtPr>
          <w:id w:val="-900592325"/>
          <w:tag w:val="goog_rdk_216"/>
        </w:sdtPr>
        <w:sdtContent>
          <w:commentRangeStart w:id="51"/>
        </w:sdtContent>
      </w:sdt>
      <w:r w:rsidDel="00000000" w:rsidR="00000000" w:rsidRPr="00000000">
        <w:rPr>
          <w:rFonts w:ascii="Times New Roman" w:cs="Times New Roman" w:eastAsia="Times New Roman" w:hAnsi="Times New Roman"/>
          <w:sz w:val="24"/>
          <w:szCs w:val="24"/>
          <w:rtl w:val="0"/>
        </w:rPr>
        <w:t xml:space="preserve">a-галактозида</w:t>
      </w:r>
      <w:commentRangeEnd w:id="51"/>
      <w:r w:rsidDel="00000000" w:rsidR="00000000" w:rsidRPr="00000000">
        <w:commentReference w:id="51"/>
      </w:r>
      <w:r w:rsidDel="00000000" w:rsidR="00000000" w:rsidRPr="00000000">
        <w:rPr>
          <w:rFonts w:ascii="Times New Roman" w:cs="Times New Roman" w:eastAsia="Times New Roman" w:hAnsi="Times New Roman"/>
          <w:sz w:val="24"/>
          <w:szCs w:val="24"/>
          <w:rtl w:val="0"/>
        </w:rPr>
        <w:t xml:space="preserve">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a-глюкозидази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β-глюкозидази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α-ідуронідази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E">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ідуронат-2-сульфатази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7FF">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галактозо-6-сульфатази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0">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N-ацетилгалактозаміну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1">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β-глюкоронідази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2">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α-N-ацетилглюкозамінідази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3">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трипептидилпептидази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4">
      <w:pPr>
        <w:numPr>
          <w:ilvl w:val="0"/>
          <w:numId w:val="147"/>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кислої сфінгомієлінази в сухих плямах крові (для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5">
      <w:pPr>
        <w:numPr>
          <w:ilvl w:val="0"/>
          <w:numId w:val="147"/>
        </w:numPr>
        <w:shd w:fill="ffffff" w:val="clear"/>
        <w:spacing w:after="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активності галактоцереброзидази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β-галактозидази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хітотриозидази в сухих плямах крові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b-галактозидази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гексозамінідази загальної в лейкоцитах та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гексомінідази А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ɑ-маннозидази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b-маннозидази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b-глюкозидази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E">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ɑ-ідуронідази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0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ідуронатсульфатази в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0">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гепаран-N-сульфатази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1">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ɑ-N-ацетилглюкозамінідази в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2">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N-ацетилгалактозамін-6-сульфатази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3">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кислої сфінгомієлінази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4">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ɑ-галактозидази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5">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ɑ-фукозидази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6">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хітотріозидази в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7">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арилсульфатази А в плазмі та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8">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арилсульфатази В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9">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b-галактозидази в  плазмі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A">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глюкуронідази в плазмі та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B">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ɑ-глюкозидази в лімфоцитах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C">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пальмітоїлпротеїнтіоестерази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D">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трипептидилпептидази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E">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кислої ліпази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1F">
      <w:pPr>
        <w:numPr>
          <w:ilvl w:val="0"/>
          <w:numId w:val="14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галактоцереброзидази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0">
      <w:pPr>
        <w:numPr>
          <w:ilvl w:val="0"/>
          <w:numId w:val="14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активності ацетил-КоА-a-глюкозамінацетилтрансферази в лейкоцитах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1">
      <w:pPr>
        <w:shd w:fill="ffffff" w:val="clea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i w:val="1"/>
          <w:iCs w:val="1"/>
          <w:sz w:val="24"/>
          <w:szCs w:val="24"/>
          <w:rtl w:val="0"/>
        </w:rPr>
        <w:t xml:space="preserve">Клас  «Мікробіологія»</w:t>
      </w:r>
      <w:r w:rsidDel="00000000" w:rsidR="00000000" w:rsidRPr="00000000">
        <w:rPr>
          <w:rFonts w:ascii="Times New Roman" w:cs="Times New Roman" w:eastAsia="Times New Roman" w:hAnsi="Times New Roman"/>
          <w:b w:val="1"/>
          <w:bCs w:val="1"/>
          <w:sz w:val="24"/>
          <w:szCs w:val="24"/>
          <w:rtl w:val="0"/>
        </w:rPr>
        <w:t xml:space="preserve"> - проведення мікробіологічних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2">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мазка, крім крові, з однієї або кількох ділянок, отриманого безпосередньо від пацієнта (не культури);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3">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посів та мікроскопія для виявлення патогенних мікроорганізмів у мазках з носа, горла, очей та вух (крім мазків, взятих для епідеміологічного нагляду), включаючи ідентифікацію збудника та тестування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4">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та посів для виявлення патогенних мікроорганізмів на шкірі чи інших поверхневих ділянках, включаючи ідентифікацію збудника та тестування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5">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та посів для виявлення дерматофітів та інших грибів, що викликають шкірні захворювання, з зіскрібків шкіри, біопсії шкіри, волосся та нігтів;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6">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та посів на виявлення патогенних мікроорганізмів з уретри, піхви, шийки матки або прямої кишки (крім фекальних збудників), у тому числі з ідентифікацією збудника та тестування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7">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та посів на виявлення патогенних мікроорганізмів із зразків мокротиння, у тому числі ідентифікація збудника та тестування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8">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та посів післяопераційних ран, аспіратів порожнин тіла, синовіальної рідини, спинномозкової рідини або операційних чи біопсійних зразків на наявність патогенних мікроорганізмів за участю аеробних та анаеробних культур та використанням різних культуральних середовищ, а також ідентифікація збудника та тестування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9">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дослідження сечі (включаючи серійні дослідження) будь-яким способом, включаючи: (а) кількість клітин; і (б) культура; і (c) кількість колоній; і (d) пофарбовані препарати; і (e) ідентифікація культивованих патогенів; і (f) тест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A">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мікроскопія фекалій на яйцеклітини, цисти та паразитів;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B">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посів крові на патогенні мікроорганізми (крім вірусів), та ідентифікація будь-якого культивованого патогена та  необхідні тести на чутливість до антибіотиків;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C">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виявлення менінгококу, коринебактерій дифтерії, бордетелл, патогенного стафілококу, сальмонел, шигел, ентеропатогенних ешеріхій, кампілобактерій, ієрсиній,  вібріонів;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D">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мінімальної інгібуючої концентрації антибактеріального препарату для штамів мікроорганізмів;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E">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синергії антибактеріальних препаратів для полірезистентніх штамів мікроорганізмів;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2F">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дослідження на носійство метицилін-резистентного стафілококу (MRSA), ванкоміцин-резистентного ентерококу (VRE) Enterobacteriacae, продуцентів бета-лактамаз розширеного спектру (ESBL) та придбаної бета-лактамази AmpC, або носійство Enterobacteriacae, продуцентів карбопенемаз;</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0">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гепатит В: визначення ДНК вірусу гепатиту В у плазмі крові (якісне та кількісне визначення); НВsAg в сироватці та плазмі крові (електрохемілюмінесцентним методом та методом ІФА). НВе-антигену крові, антитіл класу IgM до ядерного антигену вірусу гепатиту В, сумарних антитіл до ядерного антигену вірусу гепатиту В у сироватці та плазмі крові, сумарних антитіл до НВе-антигену антитіл до НВsAg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1">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сумарних  антитіл до Т-лімфотропного вірусу людини типу I/II в сироватці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2">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гепатит С:  визначення антитіл класу IgM до ядерного антигену вірусу гепатиту С, сумарних антитіл до вірусу гепатиту С в сироватці та плазмі крові, виявлення РНК вірусу гепатиту С (якісне та кількісне визначення), генотипу вірусу гепатиту С;</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3">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сумарних антитіл до вірусу гепатиту А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4">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сумарних антитіл до вірусу гепатиту Д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5">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антитіл класу IgG до вірусу гепатиту Е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6">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антитіл класу IgG до вірусу гепатиту G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7">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антитіл класу IgG до TTV вірусу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8">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вірус простого герпесу 1 та 2 типу: визначення ДНК вірусу простого герпесу 1 та 2 типу в біологічному матеріалі: кров, ліквор, слина (якісне визначення), IgM та IgG до вірусу простого герпесу I, II-го типу вірусу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9">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вірус Varicella Zoster: визначення ДНК вірусу вітряної віспи (Varicella Zoster virus) в біологічному матеріалі: кров, ліквор (якісне визначення), антитіл класу IgM та IgG до вірусу Varicella Zoster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A">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цитомегаловірус людини: визначення ДНК цитомегаловірусу людини в біологічному матеріалі: кров, сеча, ліквор, слина (якісне визначення), в цільній крові (кількісне визначення), антитіл класу IgM та IgG до цитомегаловірусу людини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B">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вірус Епштейна-Барр: визначення ДНК вірусу Епштейна-Барр в біологічному матеріалі: кров, ліквор, слина (якісне визначення), в цільній крові (кількісне визначення), антитіл класу IgM та IgG до капсидного антигену вірусу Епштейна-Барр в сироватці крові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C">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парвовірус B19: визначення ДНК парвовірусу В19, (Parvovirus B19) в біологічному матеріалі, антитіл класу IgM та IgG, до Парвовірусу B 19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D">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ДНК вірусу герпесу людини 6 типу в біологічному матеріалі: кров, ліквор, слина, бронхоальвеолярний лаваж (якісне визначення)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E">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ДНК вірусу герпесу людини 7 типу в біологічному матеріалі: кров, ліквор, слина (якісне визначення)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3F">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РНК респіраторно-синцитіального вірусу (Human Respiratory Sincitial virus) 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0">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ДНК аденовірусу (Human Adenovirus) 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1">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РНК коронавірусу SARS-CoV-2 в біологічному матеріалі;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2">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SARS-CoV-2 8: визначення рівня сумарних антитіл, антитіл класу IgG, IgМ або IgА до S-білку вірусу SARS-CoV-2 в сироватці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3">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РНК риновірусу (Human Rhinovirus) 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4">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ДНК поліомавірусів: JC вірусу (JC virus) + ВК вірусу (ВК virus)в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5">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РНК ротавірусу (Rotavirus) 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6">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РНК астровірусу (Astrovirus) 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7">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РНК норовірусу (Norovirus) в біологічному матеріалі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8">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антитіл класу IgM та IgG до Toxoplasma gondii, Chlamydia trachomatis, Chlamydia pneumoniae Mycoplasma pneumoniae, краснухи в сироватці крові (для вагітних та дітей);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9">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сумарних антитіл класів IgА, IgМ, IgG до Treponema pallidum в сироватці крові методом ІФА або електрохемілюмінесцентним методом в сироватці та плазмі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A">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асоційованих із сифілісом реагінових антитіл (реакція мікропреципітації);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B">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антитіл класу IgА або IgG до Helicobacter pylori в сироватці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C">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антитіл класу IgМ або IgG до Borrelia burgdorferi (хвороба Лайма) в сироватці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D">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сумарних антитіл класів IgА, IgМ, IgG до антигенів лямблій (Giardia lamblia) в сироватці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E">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антитіл класу IgG до антигену аскариди (Ascaris lumbricoides), ехінококку (Echinococcus granulosus), токсокари (Toxocara canis), трихінелли (Trichinella spiralis) в сироватці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4F">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тест клітинно-опосередкованої імунної відповіді в крові для виявлення латентного туберкульозу за допомогою аналізу вивільнення гамма-інтерферону (IGRA);</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0">
      <w:pPr>
        <w:numPr>
          <w:ilvl w:val="0"/>
          <w:numId w:val="156"/>
        </w:numPr>
        <w:shd w:fill="ffffff" w:val="clea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визначення ДНК Toxoplasma gondii в крові (якісне визначення).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1">
      <w:pPr>
        <w:shd w:fill="ffffff" w:val="clea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i w:val="1"/>
          <w:iCs w:val="1"/>
          <w:sz w:val="24"/>
          <w:szCs w:val="24"/>
          <w:rtl w:val="0"/>
        </w:rPr>
        <w:t xml:space="preserve">Клас  «Імунологія»</w:t>
      </w:r>
      <w:r w:rsidDel="00000000" w:rsidR="00000000" w:rsidRPr="00000000">
        <w:rPr>
          <w:rFonts w:ascii="Times New Roman" w:cs="Times New Roman" w:eastAsia="Times New Roman" w:hAnsi="Times New Roman"/>
          <w:b w:val="1"/>
          <w:bCs w:val="1"/>
          <w:sz w:val="24"/>
          <w:szCs w:val="24"/>
          <w:rtl w:val="0"/>
        </w:rPr>
        <w:t xml:space="preserve"> - проведення імунологічних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2">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інтерлейкіну-6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3">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відносної кількості лімфоцитів (CD45+/CD14-)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4">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субпопуляцій лімфоцитів в цільній крові за допомогою моноклональних антитіл;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5">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Т-лімфоцити (визначення загальної кількості Т-лімфоцитів (CD45+/CD3+ ), % активованих Т-лімфоцитів (CD3+HLA-DR+CD25+CD45+), ab-Т-клітин (CD45+CD3+TcRab+TcRγδ-), γδ-Т-клітин (CD45+CD3+TcRab-TcRγδ+), T-NK-клітин цитолітичних (CD16+CD56+CD3+CD45+), регуляторних Т-клітин (CD45+CD4+CD25brightCD127neg), T-клітин пам’яті (CD45+CD4+CD45RA-CD45RO+), Т-хелперів (CD3+CD4+CD8-CD45+), Т-хелперів наївних  (CD45+CD4+CD45RA+CD45RO-), Т-хелперів з ранньою активацією  (CD45+CD4+CD25+), Т-хелперів з пізньою активацією  (CD45+CD4+HLA-DR+), Т-цитотоксичних лімфоцитів (CD3+CD4-CD8+CD45+), Т-цитотоксичних лімфоцитів активованих (CD3+HLA-DR+CD8+CD45+), індекс співвідношення (Т-хелпери/Т-цитотоксичні лімфоцити), рецептори  Т-лімфоцитів до інтерлейкіну 2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6">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В-лімфоцити: визначення загальної кількості, В-лімфоцитів (CD45+CD19+), В1-клітин (аутореактивних) (CD45+CD19+CD5+), В2-клітин (наївних).(CD45+CD19+CD5-CD27-), В-клітин пам’яті.(CD45+CD19+CD5-CD27+), кількість загальних NK-клітин (CD45+CD3-CD16+ CD56+), В-клітинного рецептору, експресії IgD в цільній крові, експресії IgM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7">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NK-клітини: визначення NK-клітин цитолітичних (CD45+CD3-CD16brightCD56dim),  NK-клітин цитокінпродукуючих (CD45+CD3-CD16dim-to-negCD56bright), маркеру Fas-індукованого апоптозу (CD95)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8">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ідентифікація нейтрофілів (гранулоцитів): визначення диференційних антигенів, індексу (CD45+CD64+) на моноцитах та нейтрофілах, кількості активованих моноцитів (CD45+CD14+HLA-DR+), поглинальної активності нейтрофілів (BURST тест)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9">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загального імуноглобуліну А, G, М, D, Е, будь-яким методом, у сироватці, сечі чи іншій рідині організму;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A">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поверхневого та цитоплазматичного IgM на клітинах біологічного матеріалу за допомогою моноклональних антитіл методом проточної цитометрії;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B">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Т-клітинного рецептору для антигену (TCR a/b) на клітинах біологічного матеріалу за допомогою моноклональних антитіл методом проточної цитометрії;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C">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Т-клітинного рецептору для антигену (TCR gamma/delta) на клітинах біологічного матеріалу за допомогою моноклональних антитіл методом проточної цитометрії;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D">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специфічних антитіл імуноглобуліну Е до одного або кількох потенційних алергенів;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E">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загального гемолітичного комплементу;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5F">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компонентів комплементу С3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і С4;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0">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еозинофільного катіонного білка</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в сироватці або плазмі, максимум 3 аналізів за 12 місяців, для моніторингу відповіді на терапію астми, що лікується кортикостероїдами, у дитини віком до 12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1">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антинуклеарні антитіла — виявлення в сироватці або інших рідинах організму, включаючи кількісне визначення, якщо потрібно;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2">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дволанцюгової ДНК</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(dsDNA-NcX)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3">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ревматоїдний фактор — виявлення будь-яким методом</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у сироватці крові чи інших рідинах організму, включаючи кількісне визначення;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4">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тканинних антигенів;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5">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рецидивуючої інфекції шляхом якісної оцінки на наявність дефектів окислювальних шляхів у нейтрофілах за допомогою тесту відновлення нітросинього тетразолію (НСТ-тест);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6">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людських лейкоцитарних диференційних поверхневих та цитоплазматичних антигенів (CD) за допомогою моноклональних антитіл методом проточної цитометрії в біологічному матеріалі: CD1а, CD2, поверхневого антигену CD3; цитоплазматичного антигену CD3, CD22, CD75а, CD79а,  поверхнавих CD4, CD5, CD7, CD8, CD9, CD10, CD11а, CD11b, CD11с, CD13, CD14, CD15, CD16, CD19, 20 CD22, CD24, CD25, CD27, CD28, CD30, CD31, CD33, CD34, CD38, CD41, CD42, CD42а, CD42b, CD45RA, CD45, CD55, CD56, CD58, CD59, CD61, CD64, CD65, CD81, CD95, CD99, CD117, CD123, CD235a, CD371, CD NG2;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7">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HLA-DR-антигену;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8">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мієлопероксидази (MPO), дезоксинуклеотидилтрансферази (TdT) в клітинах біологічного матеріалу за допомогою моноклональних антитіл методом проточної цитометрії;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9">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кардіоліпіну або бета 2 глікопротеїну I — виявлення, включаючи кількісне визначення;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A">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мітохондріальних антигенів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B">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ядерних та цитоплазматичних антигенів в сироватці крові (рибосомальні Р-білки, nRNP/Sm, Sm, SS-A, SS-B, Ro-52, Scl-70, Jo-1, PCNA, PM-Scl, dsDNA, гістони та центромери);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C">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цитоплазматичних структур нейтрофілів в сироватці крові (протеїназа-3, лактоферрин, еластаза);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D">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циклічного цитрулін-вмісткого пептиду (CCP)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E">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цитрулінового виментину (Sa-антигену)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6F">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аутоімунних антитіл класу IgG до мієлопероксидази (МПО)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0">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специфічних антитіл IgG до одного або кількох алергенів респіраторних захворювань;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1">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легкі ланцюги імуноглобулінів типу каппа;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2">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легкі ланцюги імуноглобулінів типу лямбда;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3">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мінімальної залишкової хвороби (MRD) за допомогою моноклональних антитіл на проточному цитометрі;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4">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імуноцитологічне дослідження клітин кісткового мозку, спинномозкової рідини, клітин ексудатів, транссудатів, анаплазованих клітин фрагментів пухлин за допомогою моноклональних антитіл на проточному цитометрі, зокрема вмісту гемопоетичних стовбурових клітин ( CD34+) із супутніми популяціями Т- лімфоцитів та натуральних кілерів (CD45, CD3, CD16, CD56);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5">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імуноцитологічне дослідження фагоцитарної активності нейтрофілів в  периферичній крові за допомогою моноклональних антитіл на проточному цитометрі;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6">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ДНК-індексу пухлиних клітин периферичної крові/кісткового мозку методом проточної цитометрії;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7">
      <w:pPr>
        <w:numPr>
          <w:ilvl w:val="0"/>
          <w:numId w:val="30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клітин з GPI-недостатністю в периферичній крові методом проточної цитометрії;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8">
      <w:pPr>
        <w:numPr>
          <w:ilvl w:val="0"/>
          <w:numId w:val="309"/>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ендомізію та  до тканинної трансглутамінази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9">
      <w:pPr>
        <w:numPr>
          <w:ilvl w:val="0"/>
          <w:numId w:val="309"/>
        </w:numPr>
        <w:shd w:fill="ffffff" w:val="clear"/>
        <w:spacing w:after="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TCR Vβ репертуару;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A">
      <w:pPr>
        <w:numPr>
          <w:ilvl w:val="0"/>
          <w:numId w:val="309"/>
        </w:numPr>
        <w:shd w:fill="ffffff" w:val="clear"/>
        <w:spacing w:after="24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антитіл до тромбоцитарного антигену людини.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B">
      <w:pPr>
        <w:shd w:fill="ffffff" w:val="clea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i w:val="1"/>
          <w:iCs w:val="1"/>
          <w:sz w:val="24"/>
          <w:szCs w:val="24"/>
          <w:rtl w:val="0"/>
        </w:rPr>
        <w:t xml:space="preserve">Клас «Тканинна патологія»</w:t>
      </w:r>
      <w:r w:rsidDel="00000000" w:rsidR="00000000" w:rsidRPr="00000000">
        <w:rPr>
          <w:rFonts w:ascii="Times New Roman" w:cs="Times New Roman" w:eastAsia="Times New Roman" w:hAnsi="Times New Roman"/>
          <w:b w:val="1"/>
          <w:bCs w:val="1"/>
          <w:sz w:val="24"/>
          <w:szCs w:val="24"/>
          <w:rtl w:val="0"/>
        </w:rPr>
        <w:t xml:space="preserve"> - проведення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C">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біопсійного матеріалу з одним або декількома блоками тканини, включаючи розтин зразка, обробку всіх тканин, фарбування, світлову мікроскопію та висновки: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D">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ендометрію (аспіраційна біопсія, вишкрібання, поліпектомія);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E">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вишкрібання цервікального каналу;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7F">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шийки матки (не ексцизійної), фалопієвої труби, вагіни, вульви, статевих губ, кісти бартолінової залози;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0">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шкіри, молочної залози;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1">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простати, яєчка, нирки;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2">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ока, кон'юнктиви, рогівки;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3">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носоглотки, ротоглотки, носа, синусу параназального, мигдалин, поліпу, ясен, губи, язика або мигдалини;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4">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матеріалу при проведенні ендоскопічних досліджень (езофагогастродуоденоскопії, колоноскопії, ректороманоскопії, бронхоскопії, гістероскопії, цистоскопії);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5">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біопсії м’язів, сухожилля, сухожильної оболонки, суглобової та навколо суглобової тканини, кістки;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6">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гістохімічне дослідження ферментів скелетних м'язів для дослідження первинних дегенеративних або метаболічних захворювань м'язів або аномалій м'язів, вторинних у зв'язку з захворюванням центральної або периферичної нервової системи;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7">
      <w:pPr>
        <w:numPr>
          <w:ilvl w:val="0"/>
          <w:numId w:val="305"/>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імуногістохімічне дослідження біопсійного матеріалу за допомогою імунофлюоресценції, імунопероксидази або інших методів мічених антитіл з декількома антигенними специфічностями на зразок;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8">
      <w:pPr>
        <w:numPr>
          <w:ilvl w:val="0"/>
          <w:numId w:val="305"/>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електронно-мікроскопічне дослідження біопсійного матеріалу.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9">
      <w:pPr>
        <w:shd w:fill="ffffff" w:val="clea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b w:val="1"/>
          <w:bCs w:val="1"/>
          <w:i w:val="1"/>
          <w:iCs w:val="1"/>
          <w:sz w:val="24"/>
          <w:szCs w:val="24"/>
          <w:rtl w:val="0"/>
        </w:rPr>
        <w:t xml:space="preserve">Клас «Цитологія»</w:t>
      </w:r>
      <w:r w:rsidDel="00000000" w:rsidR="00000000" w:rsidRPr="00000000">
        <w:rPr>
          <w:rFonts w:ascii="Times New Roman" w:cs="Times New Roman" w:eastAsia="Times New Roman" w:hAnsi="Times New Roman"/>
          <w:b w:val="1"/>
          <w:bCs w:val="1"/>
          <w:sz w:val="24"/>
          <w:szCs w:val="24"/>
          <w:rtl w:val="0"/>
        </w:rPr>
        <w:t xml:space="preserve"> - проведення цитологічних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A">
      <w:pPr>
        <w:numPr>
          <w:ilvl w:val="0"/>
          <w:numId w:val="1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виділень із сосків або мазків зі шкіри, губ, рота, носа або заднього проходу;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B">
      <w:pPr>
        <w:numPr>
          <w:ilvl w:val="0"/>
          <w:numId w:val="1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мокротиння, сечі, ексудату інших рідин організму, а також матеріалу, отриманого за допомогою зішкрібу, відбитку, аспірації, змиву;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C">
      <w:pPr>
        <w:numPr>
          <w:ilvl w:val="0"/>
          <w:numId w:val="1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цитологічне дослідження шийки матки (ПАП- тест традиційний);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D">
      <w:pPr>
        <w:numPr>
          <w:ilvl w:val="0"/>
          <w:numId w:val="1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часткове генотипування на онкогенний вірус папіломи (типи 16, 18) людини;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E">
      <w:pPr>
        <w:numPr>
          <w:ilvl w:val="0"/>
          <w:numId w:val="11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рідкого зразка шийки матки або вагінального склепіння, якщо пофарбовані клітини досліджуються під мікроскопом або за допомогою автоматизованого аналізу;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8F">
      <w:pPr>
        <w:numPr>
          <w:ilvl w:val="0"/>
          <w:numId w:val="111"/>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цитологічне дослідження пофарбованих препаратів спинномозкової рідини, випітних рідин, відбитків пухлин, пухлиноподібних новоутворень м'яких тканин (диференційна діагностика лімфопроліферативних захворювань).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i w:val="1"/>
          <w:iCs w:val="1"/>
          <w:sz w:val="24"/>
          <w:szCs w:val="24"/>
          <w:rtl w:val="0"/>
        </w:rPr>
        <w:t xml:space="preserve">Клас  «Генетика»</w:t>
      </w:r>
      <w:r w:rsidDel="00000000" w:rsidR="00000000" w:rsidRPr="00000000">
        <w:rPr>
          <w:rFonts w:ascii="Times New Roman" w:cs="Times New Roman" w:eastAsia="Times New Roman" w:hAnsi="Times New Roman"/>
          <w:b w:val="1"/>
          <w:bCs w:val="1"/>
          <w:sz w:val="24"/>
          <w:szCs w:val="24"/>
          <w:rtl w:val="0"/>
        </w:rPr>
        <w:t xml:space="preserve"> - проведення генетичних досліджень: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1">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частих варіантів в гені GALT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2">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частих варіантів в гені HADHA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3">
      <w:pPr>
        <w:numPr>
          <w:ilvl w:val="0"/>
          <w:numId w:val="258"/>
        </w:numPr>
        <w:shd w:fill="ffffff" w:val="clear"/>
        <w:spacing w:after="24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дуплікації 24bp в гені СHIT1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4">
      <w:pPr>
        <w:numPr>
          <w:ilvl w:val="0"/>
          <w:numId w:val="258"/>
        </w:numPr>
        <w:shd w:fill="ffffff" w:val="clear"/>
        <w:spacing w:after="24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ACADM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5">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IDS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6">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ACADVL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7">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GCDH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8">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MUT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9">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ARSB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A">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GAA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B">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ARSA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C">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GALNS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D">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GALT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E">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GBA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9F">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GLB1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0">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IVD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1">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IDUA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2">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SGSH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3">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TPP1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4">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PAH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5">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GLA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6">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кількості копій ділянок генів SMN1, SMN2 та NAIP методом MLPA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7">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мультиплексне визначення гомозиготної делеції 7-го екзону гена SMN1 та кількості копій TREC та KREC методом ПЛР у реальному часі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8">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методом NGS з використанням панелі CarrierSeq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9">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методом NGS. Повноекзомне сиквенування (WES)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A">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частого варіанта делеції в гені GALC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B">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BTD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C">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CFTR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D">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ETFDH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E">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ETFA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AF">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ETFB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0">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BCKDHA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1">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BCKDHB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2">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SLC22A5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3">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HADHB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4">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MMAA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5">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MMAB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6">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MMACHC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7">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PCCA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8">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PCCВ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9">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частих варіантів в гені FGFR3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A">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FGFR3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B">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FAH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C">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HADHA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D">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гену CFTR  методом NGS з використанням таргетної панелі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E">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ТКІД методом NGS з використанням таргетної панелі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BF">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атаксій методом NGS з використанням таргетної панелі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0">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лізосомних захворювань методом NGS з використанням таргетної панелі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1">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первинних імунодефіцитів методом NGS з використанням таргетної панел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2">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органічних ацидурій методом NGS з використанням таргетної панелі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3">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мітохондріального геному методом NGS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4">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частих варіантів в гені  CFTR методом LIPA;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5">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кількості копій ділянок гену CYP21A2 методом MLPA;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6">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кількості копій ділянок гену IDS методом MLPA;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7">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кількості копій ділянок гену DMD методом MLPA;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8">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кількості копій ділянок гену CFTR методом MLPA;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9">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методом NGS з використанням таргетної панелі 100-300 генів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A">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молекулярно-генетичне дослідження методом NGS з використанням таргетної панелі 300-500 генів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B">
      <w:pPr>
        <w:numPr>
          <w:ilvl w:val="0"/>
          <w:numId w:val="258"/>
        </w:numPr>
        <w:shd w:fill="ffffff" w:val="clear"/>
        <w:spacing w:after="0" w:before="24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відомих варіантів в генах спадкової патології методом  прямого автоматичного сиквенування за Сенгером (1 раз за життя);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Х-хроматину у клiтинах слизової оболонки порожнини рота;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каріотипу пацієнта у лiмфоцитах периферійної кровi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один раз в житті, без обмеження по віку);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фарбування препаратів CBG методом;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C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Y-хроматину шляхом QFQ-фарбування;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мутації гена фактора V або виявлення інших відповідних мутацій у пацієнтів з підтвердженим венозним тромбозом або емболією легеневої артерії;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генетичної мутації C282Y гена HFE та інших мутацій для гемохроматозу (для пацієнтів з підвищеним насиченням трансферину або рівнем феритину вище нормального контрольного діапазону або пацієнт має родича першого ступеня з гемохроматозом, або пацієнт має родича першого ступеня з гомозиготністю щодо генетичної мутації C282Y або зі складною гетерозиготністю щодо визнаних генетичних мутацій щодо гемохроматозу);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мікроделеції 22q11.2 (HIRA) методом флуоресцентної in situ гібридизації в клітинах периферійної крові пацієнта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22q13.3 (ARSA) методом флуоресцентної in situ гібридизації в клітинах периферійної крові пацієнта (синдром Фелан-МакДерміта)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15q11-13 (SNRPN) методом флуоресцентної in situ гібридизації в клітинах периферійної крові пацієнта (синдром Прадера-Віллі)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15q11-13 (UBE3A) методом флуоресцентної in situ гібридизації в клітинах периферійної крові пацієнта (синдром Ангельмана)</w:t>
      </w:r>
      <w:r w:rsidDel="00000000" w:rsidR="00000000" w:rsidRPr="00000000">
        <w:rPr>
          <w:rFonts w:ascii="Times New Roman" w:cs="Times New Roman" w:eastAsia="Times New Roman" w:hAnsi="Times New Roman"/>
          <w:b w:val="1"/>
          <w:bCs w:val="1"/>
          <w:sz w:val="24"/>
          <w:szCs w:val="24"/>
          <w:highlight w:val="white"/>
          <w:rtl w:val="0"/>
        </w:rPr>
        <w:t xml:space="preserve"> (1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7q11.23 (ELN) методом флуоресцентної in situ гібридизації в клітинах периферійної крові пацієнта (синдром Вільямса)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5q35 (NSD1) методом флуоресцентної in situ гібридизації в клітинах периферійної крові пацієнта (синдром Сотоса)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w:t>
      </w:r>
      <w:r w:rsidDel="00000000" w:rsidR="00000000" w:rsidRPr="00000000">
        <w:rPr>
          <w:rFonts w:ascii="Times New Roman" w:cs="Times New Roman" w:eastAsia="Times New Roman" w:hAnsi="Times New Roman"/>
          <w:b w:val="1"/>
          <w:bCs w:val="1"/>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років)</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17р11.2 (SMS) методом флуоресцентної in situ гібридизації в клітинах периферійної крові пацієнта (синдром Сміта-Магеніса)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17р13.3 (LIS1) методом флуоресцентної in situ гібридизації в клітинах периферійної крові пацієнта (синдром Мілера-Декера)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4р16.3(WHS) методом флуоресцентної in situ гібридизації в клітинах периферійної крові пацієнта (синдром Вольфа-Хіршхорна)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5р15.3 методом флуоресцентної in situ гібридизації в клітинах периферійної крові пацієнта (синдром "котячого крику")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мікроделеції 1р36 методом флуоресцентної in situ гібридизації в клітинах периферійної крові пацієнта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тетрасомії короткого плеча хромосоми 12 методом флуоресцентної in situ гібридизації в клітинах букального епітелію пацієнта (синдром Кіліана-Тишлера-Ніколя)</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встановлення гену SRY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DF">
      <w:pPr>
        <w:numPr>
          <w:ilvl w:val="0"/>
          <w:numId w:val="258"/>
        </w:numPr>
        <w:shd w:fill="ffffff" w:val="clear"/>
        <w:spacing w:after="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мутацій гену SRY молекулярно-генетичними методами (один раз в житті, без обмеження по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трисомії хромосоми 18 методом флуоресцентної in situ гібридизації в клітинах периферійної крові пацієнта (синдром Едвардса)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трисомії хромосоми 13 методом флуоресцентної in situ гібридизації в клітинах периферійної крові пацієнта (синдром Патау)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трисомії хромосоми 21 методом флуоресцентної in situ гібридизації в клітинах периферійної крові пацієнта (синдром Дауна)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субтеломерних послідовностей однієї хромосоми методом флуоресцентної in situ гібридизації в клітинах периферійної крові пацієнта </w:t>
      </w:r>
      <w:r w:rsidDel="00000000" w:rsidR="00000000" w:rsidRPr="00000000">
        <w:rPr>
          <w:rFonts w:ascii="Times New Roman" w:cs="Times New Roman" w:eastAsia="Times New Roman" w:hAnsi="Times New Roman"/>
          <w:b w:val="1"/>
          <w:bCs w:val="1"/>
          <w:sz w:val="24"/>
          <w:szCs w:val="24"/>
          <w:highlight w:val="white"/>
          <w:rtl w:val="0"/>
        </w:rPr>
        <w:t xml:space="preserve">(один раз в житті, без обмеження по віку)</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анеуплоідій статевих хромосом методом флуоресцентної in situ гібридизації в клітинах периферійної крові пацієнта </w:t>
      </w:r>
      <w:r w:rsidDel="00000000" w:rsidR="00000000" w:rsidRPr="00000000">
        <w:rPr>
          <w:rFonts w:ascii="Times New Roman" w:cs="Times New Roman" w:eastAsia="Times New Roman" w:hAnsi="Times New Roman"/>
          <w:b w:val="1"/>
          <w:bCs w:val="1"/>
          <w:sz w:val="24"/>
          <w:szCs w:val="24"/>
          <w:highlight w:val="white"/>
          <w:rtl w:val="0"/>
        </w:rPr>
        <w:t xml:space="preserve">(один раз в житті, без обмеження по віку)</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визначення метильного статусу гена SNRPN методом ПЛР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6">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метильного статусу диференційно метильованих ділянок локусу 11p15 та на хромосомі 7 (синдром Відемана-Беквіта/Рассела-Сільвера) методом MLPA (1 раз в житті, до 18 років);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варіантів в гені MECP2 методом прямого автоматичного сиквенування за Сенгером</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(1 раз в житті, до 18 років)</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виявлення варіантів в гені AR методом прямого автоматичного сиквенування за Сенгером </w:t>
      </w:r>
      <w:r w:rsidDel="00000000" w:rsidR="00000000" w:rsidRPr="00000000">
        <w:rPr>
          <w:rFonts w:ascii="Times New Roman" w:cs="Times New Roman" w:eastAsia="Times New Roman" w:hAnsi="Times New Roman"/>
          <w:b w:val="1"/>
          <w:bCs w:val="1"/>
          <w:sz w:val="24"/>
          <w:szCs w:val="24"/>
          <w:highlight w:val="white"/>
          <w:rtl w:val="0"/>
        </w:rPr>
        <w:t xml:space="preserve">(один раз в житті, без обмеження по віку)</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визначення кількості тринуклеотидних повторів в гені FMR1 методом фрагментного аналізу (синдром Мартіна-Белла) </w:t>
      </w:r>
      <w:r w:rsidDel="00000000" w:rsidR="00000000" w:rsidRPr="00000000">
        <w:rPr>
          <w:rFonts w:ascii="Times New Roman" w:cs="Times New Roman" w:eastAsia="Times New Roman" w:hAnsi="Times New Roman"/>
          <w:b w:val="1"/>
          <w:bCs w:val="1"/>
          <w:sz w:val="24"/>
          <w:szCs w:val="24"/>
          <w:highlight w:val="white"/>
          <w:rtl w:val="0"/>
        </w:rPr>
        <w:t xml:space="preserve">(один раз в житті, без обмеження по віку)</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A">
      <w:pPr>
        <w:numPr>
          <w:ilvl w:val="0"/>
          <w:numId w:val="258"/>
        </w:numPr>
        <w:shd w:fill="ffffff" w:val="clear"/>
        <w:spacing w:after="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аналіз повторів (ТА) гену UGT1A1 методом прямого автоматичного сиквенування за Сенгером (синдром Жильбера) (один раз в житті, без обмеження по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B">
      <w:pPr>
        <w:numPr>
          <w:ilvl w:val="0"/>
          <w:numId w:val="258"/>
        </w:numPr>
        <w:shd w:fill="ffffff" w:val="clear"/>
        <w:spacing w:after="0" w:line="276"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кількості тринуклеотидних повторів в гені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PHOX2B</w:t>
      </w:r>
      <w:r w:rsidDel="00000000" w:rsidR="00000000" w:rsidRPr="00000000">
        <w:rPr>
          <w:rFonts w:ascii="Times New Roman" w:cs="Times New Roman" w:eastAsia="Times New Roman" w:hAnsi="Times New Roman"/>
          <w:b w:val="1"/>
          <w:bCs w:val="1"/>
          <w:sz w:val="24"/>
          <w:szCs w:val="24"/>
          <w:highlight w:val="white"/>
          <w:rtl w:val="0"/>
        </w:rPr>
        <w:t xml:space="preserve"> методом фрагментного аналізу (синдром центральної гіповентиляції (Ундіни)) (1 раз в житті, до 18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хромосомний мікроматричний аналіз (ХМА);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(190, 210, 230) химерного онкогену BCR-ABL1 методом ПЛР з детекцією в реальному часі в зразку кісткового мозку;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(190, 210, 230) химерного онкогену BCR-ABL1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E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реарранжировок KMT2A-гену (MLL)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реарранжировок KMT2A-гену (MLL)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реарранжировок онкогена KMT2A-AFF1 (MLL/AF4)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реарранжировок онкогена KMT2A-AFF1 (MLL/AF4)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реарранжировок онкогена KMT2A-MLLT3 (MLL/AF9)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реарранжировок онкогена KMT2A-MLLT3 (MLL/AF9)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онкогена ETV6-RUNX1 (TEL/AML)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онкогена ETV6-RUNX1 (TEL/AML)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онкогена TSF3(E2A)-PBX1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онкогена TSF3(E2A)-PBX1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онкогена SIL-TAL1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онкогена SIL-TAL1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первинна діагностика В-клітинного ГЛЛ, визначення найпоширеніших транскриптів химерних онкогенів методом ПЛР з детекцією в реальному часі в біологічному зразку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первинна діагностика Т-клітинного ГЛЛ, визначення найпоширеніших транскриптів химерних онкогенів методом ПЛР з детекцією в реальному часі в біологічному зразку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експресії гену MECOM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експресії гену MECOM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8FF">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експресії гену PRDM16 методом ПЛР з детекцією в реальному часі в біологічному зразку пацієнта;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химерного онкогену RUNX1::RUNX1T1 (AML1/ETO)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химерного онкогену RUNX1::RUNX1T1 (AML1/ETO)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химерного онкогену PML-RARα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химерного онкогену PML-RARα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химерного онкогену NPM1-RARα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транскрипту химерного онкогену NPM1-RARα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химерного онкогену CBFb-MYH11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химерного онкогену CBFb-MYH11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8">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найпоширеніших транскриптів злитого химерного онкогену KIAA1549::BRAF, методом ПЛР з детекцією в реальному часі,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9">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злитого химерного онкогену ZFTA::RELA, методом ПЛР з детекцією в реальному часі,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A">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злитого химерного онкогену EWSR1::FLI1, методом ПЛР з детекцією в реальному часі,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B">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злитого химерного онкогену PAX3::FOXO1A, методом ПЛР з детекцією в реальному часі,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химерного онкогену RBM15-MKL1 (OTT-MAL) методом ПЛР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транскриптів химерного онкогену RBM15-MKL1 (OTT-MAL) методом ПЛР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комплексна первинна діагностика мієлопроліферативних захворювань (справжня поліцитемія, есенціальна тромбоцитопенія та первинний мієлофіброз) в біологічному зразку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0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FLT3-ITD в зразку кісткового мозку або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G20210A в гені FII (протромбіну/фактор ІІ) в зразку кісткового мозку або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G1691A в гені FV (Лейден/фактор V) методом ПЛР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-675 5G/4G в гені SERPINE1 (РАІ-1) (інгибитор активатору плазміногена І типу)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р.M235T в гені AGT (ангіотинзиногену)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C677T в гені MTHFR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А1298С в гені MTHFR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6">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делецій в групі генів IKZF1 plus, методом мультиплексної лігазно-залежної ампліфікації зондів (MLPA) в біологічному зразку пацієнта;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делецій в гені IKZF1 на рівні 1-6 екзонів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V617F в гені JAK2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варіантів в гені JAK2 (екзон 12)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D816V в гені c-KIT при діагностиці системного мастоцитозу або лейкемії, яка асоційована з даним захворюванням,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варіантів в гені NPM1 (нуклеофозмін-1)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соматичних варіантів в гені MPL (10 екзон)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найпоширеніших варіантів в гені CALR (кальретикуліну)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G20210A в гені FII (протромбіну/фактор ІІ)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1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G1691A в гені FV (лейден/фактор V)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C677T в гені MTHFR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A1298C в гені MTHFR методом ПЛР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ступеню метилювання промотора MGMT методом ПЛР з детекцією в реальному часі в біологічному матеріалі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BCR-ABL1 (p.210 – транскриптів) відносно контрольного гена ABL1, для контролю мінімальної залишкової хвороби (MRD) з детекцією в реальному часі в зразку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BCR-ABL1, (p.210 – транскриптів) з обчисленням нормалізованого числа копій за міжнародною шкалою (NCN-IS) для контролю мінімальної залишкової хвороби (MRD)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BCR-ABL1, (p.210 – транскриптів) з обчисленням нормалізованого числа копій за міжнародною шкалою (NCN-IS) для контролю мінімальної залишкової хвороби (MRD) з детекцією в реальному часі в зразку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BCR-ABL1, (р.190 – транскрипту) для контролю мінімальної залишкової хвороби (MRD) з детекцією в реальному часі в зразках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ETV6-RUNX1 (TEL-AML) для контролю мінімальної залишкової хвороби (MRD) з детекцією в реальному часі в зразках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найчастіших транскриптів (MLL-AF4 тип e10e4, MLL-AF4 тип e9e5, MLL-AF4 тип e11e5) онкогена KMT2A-AFF1 для контролю мінімальної залишкової хвороби (MRD) з детекцією в реальному часі в зразках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найчастіших транскриптів (MLL-AF9 тип В е8е9, MLL-AF9 е8е10, MLL-AF9 тип А е10е6) онкогена KMT2A-MLLT3 для контролю мінімальної залишкової хвороби (MRD) з детекцією в реальному часі в зразку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PML-RARa (bcr 1) для контролю мінімальної залишкової хвороби (MRD) з детекцією в реальному часі в зразках кісткового мозку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PML-RARa (bcr 3) для контролю мінімальної залишкової хвороби (MRD) з детекцією в реальному часі в зразках кісткового мозку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RUNX1-RUNX1T1 (AML/ETO) для контролю мінімальної залишкової хвороби (MRD) з детекцією в реальному часі в зразках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CBFb/MYH11 (Type A) для контролю мінімальної залишкової хвороби (MRD) з детекцією в реальному часі в зразках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CBFb-MYH11 (Type D) для контролю мінімальної залишкової хвороби (MRD)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2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CBFb-MYH11 (Type Е) для контролю мінімальної залишкової хвороби (MRD)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TCF3-PBX1 (E2A/PBX1) для контролю мінімальної залишкової хвороби (MRD)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експресії онкогена SIL-TAL1 для контролю мінімальної залишкової хвороби (MRD) з детекцією в реальному часі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мутацій в генах IDH1 (p.R132H та p.R132C) та IDH2 (p.R172M та p.R172K),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мутації p.V600E в гені BRAF,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4">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визначення мутацій в гені BRAF V600 (E, E2, D, D2, K, R і M), методом ПЛР з детекцією в реальному часі, в зразку пухлинних клітин або FFPE;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перший етап визначення делецій в групі генів IKZF1 plus, при первинній діагностиці В-клітинних ГЛЛ, методом мультиплексної лігазно-залежної ампліфікації зондів (MLPA),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другий етап визначення делецій в групі генів IKZF1 plus, при первинній діагностиці В-клітинних ГЛЛ, методом мультиплексної лігазно-залежної ампліфікації зондів (MLPA),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ампліфікації 21 хромосоми (iamp21), методом мультиплексної лігазно-залежної ампліфікації зондів (MLPA), в зразку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делецій/дуплікацій в гені RB1, методом мультиплексної лігазно-залежної ампліфікації зондів (MLPA), в зразку периферійної крові, тканини пухлини,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делецій/дуплікацій у хромосомах 6, 14q, 16 і 17 у пацієнтів з медулобластомами (набір 1),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делецій/дуплікацій у хромосомах 2, 3, 7 і 9 у пацієнтів з медулобластомами (набір 2),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делецій/дуплікацій у хромосомах 1, 4q, 5q, 8, 10 і 20 у пацієнтів з медулобластомами (набір 3),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CNV та варіантів в генах BRAF (p.V600E), IDH1 (p.R132H та p.R132C), IDH2 (p.R172M та p.R172K), точкових варіантів для виявлення геномних дуплікацій, що призводять до злиття генів SRGAP3-RAF1, KIAA1549-BRAF і FGFR1-TACC1, аберацій кількості копій у BRAF, CDKN2A, CDKN2B, FGFR1, MYB і MYBL1 у пацієнтів зі злоякісними новоутвореннями,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CNV в генах, що розташовані на хромосомах 1p-19q, CDKN2A, CDKN2B та варіантів у генах IDH1 (p.R132H та p.R132C), IDH2 (p.R172M та p.R172K) у пацієнтів зі злоякісними новоутвореннями,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E">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варіантів в гені TERT (C228T та C250T), визначення кількості хромосом 7 і 10, та CNV (делецій/дуплікацій) у наступних генах PDGFRA (4q12), EGFR (7p11.2), CDKN2A (9p21.3), PTEN (10q23.31), CDK4, MIR26A2, MDM2 (12q14-q15) і NFKBIA (14q13.2) і TP53 (17p13.1), методом мультиплексної лігазно-залежної ампліфікації зондів (MLPA),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3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CNV у наступних генах PDGFRA (4q12), EGFR (7p11.2), CDKN2A (9p21.3), PTEN (10q23.31), CDK4, MIR26A2, MDM2 (12q14-q15) і NFKBIA (14q13.2) і TP53 (17p13.1), у пацієнтів зі злоякісними новоутвореннями, методом мультиплексної лігазно-залежної ампліфікації зондів (MLPA), в зразку пухлинних клітин або FFPE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0">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аномального метилювання та CNV (делецій/дуплікацій) гена MGMT, а також варіантів в генах IDH1 (p.R132H та p.R132C), IDH2 (p.R172M та p.R172K) та TERT (C228T та C250T), методом мультиплексної лігазно-залежної ампліфікації зондів (MLPA),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1">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кількості копій хромосом 1, 3 і 11 (набір 1), методом мультиплексної лігазно-залежної ампліфікації зондів (MLPA),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2">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кількості копій хромосом 2, включаючи визначення статусу ампліфікації гену MYCN і 17 (набір 2), методом мультиплексної лігазно-залежної ампліфікації зондів (MLPA),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3">
      <w:pPr>
        <w:numPr>
          <w:ilvl w:val="0"/>
          <w:numId w:val="258"/>
        </w:numPr>
        <w:shd w:fill="ffffff" w:val="clear"/>
        <w:spacing w:after="0" w:line="276" w:lineRule="auto"/>
        <w:ind w:left="720" w:hanging="360"/>
        <w:jc w:val="both"/>
        <w:rPr>
          <w:rFonts w:ascii="Arial" w:cs="Arial" w:eastAsia="Arial" w:hAnsi="Arial"/>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виявлення кількості копій хромосом 4, 7, 9, 12 і 14 (набір 3), методом мультиплексної лігазно-залежної ампліфікації зондів (MLPA), в зразку пухлинних клітин;</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варіанту FLT3-ITD методом алель-специфічної ПЛР та подальшим STR-аналізом (коротких тандемних повторів), в зразку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варіанту FLT3-TKD (p.D835) методом алель-специфічної ПЛР та подальшим STR-аналізом (коротких тандемних повторів), в зразку кісткового мозку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варіантів в гені GATA1 методом прямого автоматичного секвенування за Сенгером в зразку кісткового мозку пацієнта або периферійної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варіантів в злитому гені BCR::ABL1 методом прямого автоматичного секвенування за Сенгером в зразку кісткового мозку або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РНК транскриптів для визначення експресії генів, соматичних варіантів, варіантів в транскриптомі, злиття генів, включаючи нові злиття, соматичних та гермінальних варіантів перебудов у пацієнтів з онкологічними захворюваннями методом таргетного секвенування наступного покоління (NGS);</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соматичних та гермінальних варіантів перебудов у пацієнтів з мієлопроліферативними захворюваннями методом таргетного секвенування наступного покоління (NGS);</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соматичних та гермінальних варіантів перебудов у ДНК та РНК пацієнтів з мієлопроліферативними захворюваннями методом таргетного секвенування наступного покоління (NGS);</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соматичних та гермінальних варіантів перебудов у гені TP53 методом секвенування наступного покоління (NGS) в біологічному зразку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соматичних та гермінальних варіантів перебудов у пацієнтів з нейрофіброматозом методом таргетного секвенування наступного покоління (NGS) з використанням Custom-панель NF1_NF2_SPRED1 в біологічному зразку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гермінальних варіантів перебудов у пацієнтів з вродженими анеміями методом таргетного секвенування наступного покоління (NGS) в біологічному зразку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стандартне каріотипування клітин кісткового мозку з фарбуванням GTG-методом;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4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стандартне каріотипування лімфоцитів периферичної крові з фарбуванням GTG-методом;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1q23 – 19p13 (TSF3(E2A)-PBX1)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1q23 – 19p13 (TSF3(E2A)-PBX1)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6p23 – 9q34 (DEK-NUP214)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6p23 – 9q34 (DEK-NUP214)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делецій/дуплікацій 17p13.1 (p53)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делецій/дуплікацій 17p13.1 (p53)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реаранжування MLL (KMT2A)-гену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реаранжування MLL (KMT2A)-гену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9q34 – 22q11 (BCR-ABL1)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9q34 – 22q11 (BCR-ABL1)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13q14.3 – 13q34 (D13S319, D13S1020)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13q14.3 – 13q34 (D13S319, D13S1020)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5p15.2 – 5q33-q34 (D5S23, D5S721, CSF1R)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5p15.2 – 5q33-q34 (D5S23, D5S721, CSF1R)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20q12 (D20S108)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5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20q12 (D20S108)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наявності центромери CEP7 (D7Z1) хромосоми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наявності центромери CEP7 (D7Z1) хромосоми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7q31(ter) (D7S486)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делеції 7q31(ter) (D7S486)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8q24 – 14q34 CEP8 (IGH-MYC)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8q24 – 14q34 CEP8 (IGH-MYC) методом флуоресцентної in situ гібридизації на препараті відбитку пухлини;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8q24 – 14q34 CEP8 (IGH-MYC) методом флуоресцентної in situ гібридизації в зразку клітин випітної рідини;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8q21.3 – 21q22 (AML/ETO (RUNX1-RUNX1T1))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8q21.3 – 21q22 (AML/ETO (RUNX1-RUNX1T1))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12p13 – 21q22 (TEL/AML1 (ETV6-RUNX1))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12p13 – 21q22 (TEL/AML1 (ETV6-RUNX1))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15q22 – 17q21.1 (PML-RARα)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15q22 – 17q21.1 (PML-RARα)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17q22 – 19p13 (E2A(TCF3)-HLF)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17q22 – 19p13 (E2A(TCF3)-HLF)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6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інверсії inv16(p13;q22) (CBFb-MYH11)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інверсії inv16(p13;q22) (CBFb-MYH11)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4p16.3 – 14q32 (IGH-FGFR3)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4p16.3 – 14q32 (IGH-FGFR3) методом флуоресцентної in situ гібридизації на препараті відбитку пухлини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14q32 – 18q21 (IGH-BCL2)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транслокації 14q32 – 18q21 (IGH-BCL2) методом флуоресцентної in situ гібридизації на препараті відбитку пухлини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реаранжування MLL (KMT2A)-гену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реаранжування MLL (KMT2A)-гену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9q34 – 22q11 (BCR-ABL1) методом флуоресцентної in situ гібридизації для визначення мінімальної залишкової хвороби (MRD) в біологічному зразку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9q34 – 22q11 (BCR-BL1)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делеції 5p15.2 – 5q33-q34 (D5S23, D5S721, CSF1R)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делеції 5p15.2 – 5q33-q34 (D5S23, D5S721, CSF1R)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делеції 7q31(ter) (D7S486)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делеції 7q31(ter) (D7S486)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8q21.3 – 21q22 (AML/ETO (RUNX1-RUNX1T1))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8q21.3 – 21q22 (AML/ETO (RUNX1-RUNX1T1))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7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12p13 – 21q22 (TEL/AML1 (ETV6-RUNX1))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12p13 – 21q22 (TEL/AML1 (ETV6-RUNX1))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1">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15q22 – 17q21.1 (PML-RARα)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2">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15q22 – 17q21.1 (PML::RARα) методом флуоресцентної in situ гібридизації для визначення мінімальної залишкової хвороби (MRD) в клітинах періферійної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3">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1q23 – 19p13 (TSF3(E2A)-PBX)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4">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1q23 – 19p13 (TSF3(E2A)-PBX)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5">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інверсії inv16(p13;q22) (CBFb-MYH11)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6">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інверсії inv16(p13;q22) (CBFb-MYH11)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7">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6p23 – 9q34 (DEK-NUP214)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8">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6p23 – 9q34 (DEK-NUP214)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9">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17p13.1 (p53)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A">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транслокації 17p13.1 (p53) методом флуоресцентної in situ гібридизації для визначення мінімальної залишкової хвороби (MRD) в клітинах периферійної крові пацієнта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B">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кількісний підрахунок 8q24 – 14q34 CEP8 (IGH-MYC) методом флуоресцентної in situ гібридизації для визначення мінімальної залишкової хвороби (MRD) в зразку кісткового мозку (на 1000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C">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скринінгова панель первинної діагностики гемобластозів методом флуоресцентної in situ гібридизації в біологічному зразку пацієнта (3 зонди);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D">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скринінгова панель первинної діагностики гемобластозів методом флуоресцентної in situ гібридизації в біологічному зразку пацієнта (4 зонди);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E">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скринінгова панель первинної діагностики гемобластозів методом флуоресцентної in situ гібридизації в біологічному зразку пацієнта (6 зондів);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8F">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химеризму (центромерні проби на статеві хромосоми) методом флуоресцентної in situ гібридизації(FISH) в зразках кісткового мозку та периферійної крові для різностатевих донора та реципієнта;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0">
      <w:pPr>
        <w:numPr>
          <w:ilvl w:val="0"/>
          <w:numId w:val="25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наявності центромер Х- та Y-хромосом (CEPX-CEPY) методом флуоресцентної in situ гібридизації в клітинах кісткового мозку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1">
      <w:pPr>
        <w:numPr>
          <w:ilvl w:val="0"/>
          <w:numId w:val="25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наявності центромер Х- та Y-хромосом (CEPX-CEPY) методом флуоресцентної in situ гібридизації в клітинах периферійної крові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2">
      <w:pPr>
        <w:shd w:fill="ffffff" w:val="clear"/>
        <w:spacing w:after="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Інші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3">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сечі (якісне та кількісне визначення білка, глюкози, кетонових тіл, білірубіну, уробіліну, гемоглобіну/еритроцитів, нітритів (якісне), мікроальбуміну, осмоляльності, лейкоцитів, мікроскопічне дослідження, концентраційна спроможність нирок і добовий діурез за методом Зимницького, кількість формених елементів (лейкоцитів, еритроцитів, циліндрів) в сечі за методом Нечипоренка;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4">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калу: фізичні властивості, реакція на приховану кров, мікроскопічне дослідження, виявлення яєць гельмінтів, найпростіших, дослідження зі шкрябу з періанальних складок на яйця гостриків;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5">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кальпротектин, фекальний кальпротектин (кількісний та якісний);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6">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шлункового та дуоденального вмісту: фізичні властивості, мікроскопічне дослідження, виявлення найпростіших (лямблій);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7">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мокротиння: фізичні властивості, мікроскопічне дослідження, виявлення мікобактерій туберкульозу (кислотостійких бактерій);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8">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спинномозкової рідини: фізичні властивості, мікроскопічне та хімічні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9">
      <w:pPr>
        <w:numPr>
          <w:ilvl w:val="0"/>
          <w:numId w:val="28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випітних рідин (ексудатів, транссудатів): фізичні властивості, мікроскопічне та хімічні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A">
      <w:pPr>
        <w:numPr>
          <w:ilvl w:val="0"/>
          <w:numId w:val="280"/>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синовіальної рідини: фізичні властивості, мікроскопічне та хімічні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B">
      <w:pPr>
        <w:keepNext w:val="1"/>
        <w:keepLines w:val="1"/>
        <w:pBdr>
          <w:top w:space="0" w:sz="0" w:val="nil"/>
          <w:left w:space="0" w:sz="0" w:val="nil"/>
          <w:bottom w:space="0" w:sz="0" w:val="nil"/>
          <w:right w:space="0" w:sz="0" w:val="nil"/>
          <w:between w:space="0" w:sz="0" w:val="nil"/>
        </w:pBdr>
        <w:shd w:fill="ffffff" w:val="clear"/>
        <w:spacing w:after="0" w:before="480" w:line="276" w:lineRule="auto"/>
        <w:ind w:right="-280" w:firstLine="20"/>
        <w:jc w:val="center"/>
        <w:rPr>
          <w:rFonts w:ascii="Times New Roman" w:cs="Times New Roman" w:eastAsia="Times New Roman" w:hAnsi="Times New Roman"/>
          <w:b w:val="1"/>
          <w:bCs w:val="1"/>
          <w:color w:val="000000"/>
          <w:sz w:val="24"/>
          <w:szCs w:val="24"/>
        </w:rPr>
      </w:pPr>
      <w:bookmarkStart w:colFirst="0" w:colLast="0" w:name="_heading=h.htnq9arg3sxa" w:id="14"/>
      <w:bookmarkEnd w:id="14"/>
      <w:r w:rsidDel="00000000" w:rsidR="00000000" w:rsidRPr="00000000">
        <w:rPr>
          <w:rFonts w:ascii="Times New Roman" w:cs="Times New Roman" w:eastAsia="Times New Roman" w:hAnsi="Times New Roman"/>
          <w:b w:val="1"/>
          <w:bCs w:val="1"/>
          <w:color w:val="000000"/>
          <w:sz w:val="24"/>
          <w:szCs w:val="24"/>
          <w:rtl w:val="0"/>
        </w:rPr>
        <w:t xml:space="preserve">Додаток 2. Перелік груп ургентних станів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9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9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Деменція та інші хронічні мозкові синдроми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9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Делірій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9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Інсульт та інші порушення мозкового кровообігу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ТІА та прецеребральна оклюзія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Судоми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Неврологічні розлади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та травми органів зору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та травми вуха, носа, рота та горла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Значні захворювання органів дихання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Хронічна обструктивна хвороба легень</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Астма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Інфекції верхніх дихальних шляхів</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Інфекції нижніх дихальних шляхів</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дихання, інше</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коронарні синдроми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Аритмія і зупинка серця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Серцева недостатність і шок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Біль у грудях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A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Порушення кровообігу, інше</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Шлунково-кишкова кровотеча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Шлунково-кишкова непрохідність</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Перитоніт і перфорація шлунково-кишкового тракту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Езофагіт і гастроентерит</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Біль у животі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травної системи, інше</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функції печінки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жовчного міхура, жовчовивідних шляхів і підшлункової залози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Кістково-м’язові та м’язово-сухожильні розлади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Інфекції шкіри та підшкірної клітковини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Захворювання шкіри, інше</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Цукровий діабет</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Метаболічні та аліментарні розлади, інше</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Ниркова недостатність</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Сечові камені та непрохідність</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B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Інфекції нирок і сечовивідних шляхів</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нирок і сечовивідних шляхів, інші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Чоловічі захворювання сечостатевої системи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Гінекологічні розлади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Післяпологовий та післяабортний стан</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Передпологові та інші акушерські стани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імунної системи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Порушення функції еритроцитів</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Порушення гемостазу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Новоутворення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Септицемія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Вірусні захворювання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Лихоманка невідомого походження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Інфекційні та паразитарні хвороби, інші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D">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психіки та поведінки, пов’язані з алкоголем та наркотиками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E">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Психози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CF">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Розлади психіки та нейроповедінкові розлади, інші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0">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Травми голови, внутрішньочерепної системи, хребта, внутрішніх органів та інші складні травми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1">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Переломи тазу і стегна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2">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Переломи, вивихи і пошкодження зв'язок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3">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Травми, інші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4">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Пошкодження пальців рук, ніг і поверхневі травми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5">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Опіки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6">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Отруєння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7">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Алергічні реакції</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8">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Ускладнення після надання медичної стаціонарної, у т.ч. хірургічної допомоги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9">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Больовий синдром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A">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Симптоми, інше</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B">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Жорстоке поводження та зневага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9DC">
            <w:pP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фактори, що впливають на стан здоров'я</w:t>
            </w:r>
          </w:p>
        </w:tc>
      </w:tr>
    </w:tbl>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DD">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DE">
      <w:pPr>
        <w:shd w:fill="ffffff" w:val="clear"/>
        <w:spacing w:after="240" w:before="240" w:line="240" w:lineRule="auto"/>
        <w:ind w:firstLine="808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9DF">
      <w:pPr>
        <w:keepNext w:val="1"/>
        <w:keepLines w:val="1"/>
        <w:pBdr>
          <w:top w:space="0" w:sz="0" w:val="nil"/>
          <w:left w:space="0" w:sz="0" w:val="nil"/>
          <w:bottom w:space="0" w:sz="0" w:val="nil"/>
          <w:right w:space="0" w:sz="0" w:val="nil"/>
          <w:between w:space="0" w:sz="0" w:val="nil"/>
        </w:pBdr>
        <w:shd w:fill="ffffff" w:val="clear"/>
        <w:spacing w:after="0" w:before="240" w:line="276" w:lineRule="auto"/>
        <w:jc w:val="center"/>
        <w:rPr>
          <w:rFonts w:ascii="Times New Roman" w:cs="Times New Roman" w:eastAsia="Times New Roman" w:hAnsi="Times New Roman"/>
          <w:b w:val="1"/>
          <w:bCs w:val="1"/>
          <w:color w:val="000000"/>
          <w:sz w:val="24"/>
          <w:szCs w:val="24"/>
        </w:rPr>
      </w:pPr>
      <w:bookmarkStart w:colFirst="0" w:colLast="0" w:name="_heading=h.cd1jh4bnrvw" w:id="15"/>
      <w:bookmarkEnd w:id="15"/>
      <w:r w:rsidDel="00000000" w:rsidR="00000000" w:rsidRPr="00000000">
        <w:rPr>
          <w:rFonts w:ascii="Times New Roman" w:cs="Times New Roman" w:eastAsia="Times New Roman" w:hAnsi="Times New Roman"/>
          <w:b w:val="1"/>
          <w:bCs w:val="1"/>
          <w:color w:val="000000"/>
          <w:sz w:val="24"/>
          <w:szCs w:val="24"/>
          <w:rtl w:val="0"/>
        </w:rPr>
        <w:t xml:space="preserve">Додаток 3.Коди спостережень в ЕСОЗ для лабораторних досліджень</w:t>
      </w:r>
    </w:p>
    <w:tbl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335"/>
        <w:tblGridChange w:id="0">
          <w:tblGrid>
            <w:gridCol w:w="1575"/>
            <w:gridCol w:w="733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9E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лоінку</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9E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9E2">
            <w:pPr>
              <w:shd w:fill="ffffff" w:val="clear"/>
              <w:spacing w:after="0" w:before="24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Клас «Гематологія»</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71713-2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Піруваткіназа [Ферментативна активність/речовина] в еритроцитах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К [Наявність] на еритроцитах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Еритроцитарні антитіла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Прямий антиглобуліновий тест. поліспецифічний реагент [Наявність] на еритроцитах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Непрямий антиглобуліновий тест. поліспецифічний реагент [Наявність]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E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Метгемоглобін/загальний гемоглобін у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97553-2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Дезоксигемоглобін/гемоглобін загальний у центральній венозній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11559-2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Частка оксигемоглобіну в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3289-6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протромбіну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V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3198-9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VІІ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VІІІ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ІХ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3218-5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9F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Х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3226-8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ХІ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3232-6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Фактична/нормальна активність фактора згортання крові ХІІ в плазмі, бідній тромбоцитами, за результатами аналізу коагуляції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27818-4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Фактичний/нормальний протеїн С в плазмі, бідній тромбоцитами, за хромогенним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Фактичний/нормальний протеїн S в плазмі, бідній тромбоцитами, за хромогенним методом</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94555-0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dRVVT/dRVVT. надлишок фосфоліпідів [Співвідношення] в плазмі, бідній тромбоцитами, за допомогою аналізу коагуляції -- після нейтралізації DOAC</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27810-1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Фактичний/нормальний інгібітор плазміну в плазмі, бідній тромбоцитами, за хромогенним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28660-9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Фактичний/нормальний плазміноген в плазмі, бідній тромбоцитами, за хромогенним методом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48065-7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0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Фібрин D-димер FEU [Маса/об’єм] в плазмі, бідній тромбоцитами</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0">
            <w:pPr>
              <w:shd w:fill="ffffff" w:val="clear"/>
              <w:spacing w:after="0" w:before="24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Клас «Біохімія»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2">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16362-6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Аміак [Моль/об’єм] у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4">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46099-8</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Кальцій [Маса/об’єм] скоригований на альбумін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14927-8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Тригліцерид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8">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14933-6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Урат [Моль/об'єм]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14646-4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Холестерин ліпопротеїнів високої щільності [Моль/об’єм]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22748-8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Холестерин ліпопротеїнів низької щільності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12556-7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1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Мідь [Маса/об'єм]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5681-2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Марганець [Маса/об'єм]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5722-4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Селен [Маса/об'єм] у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Мікроскопічне дослідження [Ідентифікація] крові або кісткового мозку шляхом фарбування періодичною кислотою-Шиффа</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Мікроскопічне дослідження [Ідентифікація] крові або кісткового мозку методом фарбування естеразою. неспецифічний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14798-3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Залізо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Насичення залізом [Масова частка]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C">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5">
              <w:r w:rsidDel="00000000" w:rsidR="00000000" w:rsidRPr="00000000">
                <w:rPr>
                  <w:rFonts w:ascii="Times New Roman" w:cs="Times New Roman" w:eastAsia="Times New Roman" w:hAnsi="Times New Roman"/>
                  <w:color w:val="1155cc"/>
                  <w:sz w:val="24"/>
                  <w:szCs w:val="24"/>
                  <w:u w:val="single"/>
                  <w:rtl w:val="0"/>
                </w:rPr>
                <w:t xml:space="preserve">14800-7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Залізозв'язуюча здатність заліза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2064-4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2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Церулоплазмін [Маса/об'єм] у рідині організму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47600-2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Церулоплазмін [Моль/об'єм] у рідині організму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2685-6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Альфа-1-кислий глікопротеїн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33781-6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Альфа-1-кислий глікопротеїн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44802-7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Нейроспецифічна енолаза [Маса/об'єм] у спинномозковій рідині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Нейроспецифічна енолаза [Маса/об'єм]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83114-9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Кальцій-зв’язуючий протеїн S100B [Маса/об’єм] у сироватці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32554-8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Тіамін [Моль/об'єм]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73723-9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3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Рибофлавін [Моль/об'єм]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79402-4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Ніацин [Моль/об'єм]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39786-9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Пірідоксін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1903-4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Аскорбат [Маса/об'єм] у сироватці або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1823-4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Альфа-токоферол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Карбомазепін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29529-5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Ацетамінофен [Наявність]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Такролімус[Маса/об'єм] в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3793-7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4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Метотрексат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14334-7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Літій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25463-1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Літій [Моль/об'єм]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8147-1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Амфетаміни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51690-6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Амфетамін [Наявність] у крові скринінговим методом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10338-2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Барбітурати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Бензодіазепіни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Бензодіазепіни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18282-4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5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Канабіноїди [Наявність] у сечі методом скринінгу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Опіати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3936-2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Фенциклідин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Вальпроат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2077-6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Хлориди [Моль/об'єм] у поті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14920-3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Вільний тироксин (Т4)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14930-2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Трийодтиронін (T3)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14928-6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Трийодтиронін (T3) вільний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6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Тиреоглобулін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14918-7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Тиреоглобулін [Моль/об'єм]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14866-8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Паратирін (паратиреоїдний гормон)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Лютропін [одиниці/об’єм]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1668-3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17-гідроксипрогестерон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2963-7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Соматотропін [Маса/об'єм]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21198-7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Субодиниця хоріогонадотропіну.бета [Одиниці/об’єм]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Альфа-1-фетопротеїн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19176-7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7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Альфа-1-фетопротеїн [Одиниці/об'єм]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2250-9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Естріол (Е3) неконьюгований [Маса/об'єм]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47255-5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IN-кінцевий пропептид проколагенового типу [Маса/об’єм]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41171-0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Колаген зчеплений з С-телопептидом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62290-2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1,25-дигідроксивітамін D [Маса/об'єм]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79282-0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Біоптерин/Біоптерин+Неоптерин [Молярне співвідношення]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Органічні кислоти [Наявність]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16550-6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Вуглеводи [Ідентифікація]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34466-3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8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Вуглеводи [Наявність]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2818-3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Порфірини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12467-7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Амінокислоти [Ідентифікація]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16711-4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Цистин+гомоцистин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17492-0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Пролін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Гомогенизат [Наявність]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17752-7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Триптофан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29276-3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Кальцій [Наявність]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32240-4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9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Фруктоза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33903-6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Кетони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2309-3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Галактоза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2553-6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Лактоза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2772-2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Фенілпіруват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47100-3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Мідь [Моль/об’єм]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58457-3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Сульфіти [Наявність] у сечі за тест-смужкою</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13964-2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Метилмалонат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26904-3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A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2-Метилцитрат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13965-9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Гомоцистеїн [Моль/об'єм]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32799-9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Глікозаміноглікани/креатинін [Масове співвідношення]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Глікозаміноглікани [Наявність]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6">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6">
              <w:r w:rsidDel="00000000" w:rsidR="00000000" w:rsidRPr="00000000">
                <w:rPr>
                  <w:rFonts w:ascii="Times New Roman" w:cs="Times New Roman" w:eastAsia="Times New Roman" w:hAnsi="Times New Roman"/>
                  <w:color w:val="1155cc"/>
                  <w:sz w:val="24"/>
                  <w:szCs w:val="24"/>
                  <w:u w:val="single"/>
                  <w:rtl w:val="0"/>
                </w:rPr>
                <w:t xml:space="preserve">2399-4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Глікозаміноглікани [Маса/об'єм]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90234-6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Глоботріаозилсфінгозин [Маса/об'єм]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A">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7">
              <w:r w:rsidDel="00000000" w:rsidR="00000000" w:rsidRPr="00000000">
                <w:rPr>
                  <w:rFonts w:ascii="Times New Roman" w:cs="Times New Roman" w:eastAsia="Times New Roman" w:hAnsi="Times New Roman"/>
                  <w:color w:val="1155cc"/>
                  <w:sz w:val="24"/>
                  <w:szCs w:val="24"/>
                  <w:u w:val="single"/>
                  <w:rtl w:val="0"/>
                </w:rPr>
                <w:t xml:space="preserve">38477-6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Глюкозилцерамідаза [Ферментативна активність/об'єм]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C">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104263-9</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Галактозилцерамідаза [Ферментативна активність/об'єм] у сироватці шляхом LC/MS/MS рідинної хроматографії — мас-спектрометрії</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B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Бета-галактозидаза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12913-0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Бета-N-ацетилгексозамінідаза [Ферментативна активність/об'єм] у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Бета-N-ацетилгексозамінідаза [Ферментативна активність/об'єм]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23825-3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Бета-N-ацетилгексозамінідаза.А/Бета-н-ацетилгексозамінідаза. загальна кількість лейкоцитів</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Альфа-маннозидаза [Ферментативна активність/маса] в лейкоцитах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24068-9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Бета-маннозидаза [Ферментативна активність/маса] в лейкоцитах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32540-7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Глюкозилцерамідаза [Ферментативна активність/маса] в лейкоцитах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Альфа-L-ідуронідаза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24089-5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C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Ідуронат-2-сульфатаза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24086-1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Гепаран-N-сульфатаза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Альфа-N-ацетилглюкозамінідаза [Ферментативна активність/об'єм]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24096-0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N-Ацетилгалактозамін-6-сульфатаза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24101-8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Кисла сфінгомієліназа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24049-9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Альфа-галактозидаза А [Ферментативна активність/маса] в лейкоцитах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24047-3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Альфа-фукозидаза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38355-4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Хітотріозидаза [Ферментативна активність/об’єм]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24078-8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D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Цереброзидсульфатаза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24076-2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Цереброзидсульфатаза [Ферментативна активність/об’єм]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24094-5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N-Ацетилгалактозамін-4-сульфатаза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Бета-галактозидаза [Ферментативна активність/об’єм]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24065-5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Бета-глюкуронідаза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13962-6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Бета-глюкуронідаза [Ферментативна активність/об’єм]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94488-4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Кисла альфа-глюкозидаза [Ферментативна активність/маса] в лейкоцитах підтверджуючим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74935-8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Пальмітоілпротеїнова тіоестераза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76038-9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E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Трипептидилпептидаза I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82883-0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Лізосомальна кисла ліпаза [Ферментативна активність/маса] в лейкоцитах за 4-MU-пальмітатним субстратом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24084-6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Галактозилцерамідаза [Ферментативна активність/маса] в лейкоцитах</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24044-0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Ацетил-КоА: глюкозамінацетилтрансфераза [Ферментативна активність/маса] в лейкоцитах</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6">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Клас «Мікробіологія</w:t>
            </w:r>
            <w:r w:rsidDel="00000000" w:rsidR="00000000" w:rsidRPr="00000000">
              <w:rPr>
                <w:rFonts w:ascii="Times New Roman" w:cs="Times New Roman" w:eastAsia="Times New Roman" w:hAnsi="Times New Roman"/>
                <w:sz w:val="24"/>
                <w:szCs w:val="24"/>
                <w:rtl w:val="0"/>
              </w:rPr>
              <w:t xml:space="preserv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100897-8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Staphylococcus aureus [Наявність] у зразку, визначення на організм-специфічній культурі</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100899-4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Фенотип резистентності Enterobacteriaceae до бета-лактамази розширеного спектру [Ідентифікація] у матеріалі, визначення на організм-специфічній культурі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100906-7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[#/об'єм] у сечі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101140-2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AF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до Salmonella sр [Наявність] у калі за методом швидкого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у матеріалі з геніталій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у матеріалу з носу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виділень з рани, фарбування за Грамом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104785-1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ядерного антигену вірусу гепатиту В [Одиниці /об'єм] у сироватці та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105887-4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Adenovirus [Наявність]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106029-2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Varicella zoster [Наявність] у генітальному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11597-2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Treponema pallidum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13248-0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0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вірусу гепатиту D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13294-4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вірусу гепатиту Е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13316-5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Ванкоміцин-резистентний enterococcus [Наявність] у зразку,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13317-3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Метицилінрезистентний Staphylococcus aureus [Наявність] у зразку,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6">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13953-5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е-антигену вірусу гепатиту В [Наявність ] у сироватці та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14357-8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спинномозкової рідини, фарбування за Грамом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матеріалу з горла/зіву, фарбування за Грамом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14364-4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матеріалу з ока, фарбування за Грамом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1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матеріалу з вуха, фарбування за Грамом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14478-2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у матеріалі з пенісу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16125-7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IgA до Helicobacter pylori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Helicobacter pylori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16134-9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Neisseria meningitidis [Наявність] у зразку,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16676-9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Corynebacterium diphtheriae [Наявність] у зразку,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16832-8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Ентеротоксичні Escherichia coli ідентифіковані в калі, визначення на організм-специфічній культурі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16937-5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РНК вірусу гепатиту G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17422-7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2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класів IgG+IgM до Parvovirus B19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17909-3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у матеріалі з глибини рани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Анаеробні бактерії, виявлені в тканині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Анаеробні бактерії, виявлені у матеріалі з глибини рани</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17928-3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ідентифіковані в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17934-1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Анаеробні бактерії, ідентифіковані в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19106-4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вірусу простого герпесу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20474-3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біопсійній тканині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20879-3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3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в молоці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21406-4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Mycoplasma pneumoniae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21597-0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вірусу Varicella zoster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22128-3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Borrelia burgdorferi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22135-8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Borrelia burgdorferi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22264-6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Echinococcus granulosus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22314-9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вірусу гепатиту А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22330-5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вірусу гепатиту D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22362-8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4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HTLV I+II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23858-4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Epstein Barr [Наявність] у спинномозковій рідині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24004-4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Chlamydophila pneumoniae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24029-1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Toxocara canis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24114-1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капсидного антигену вірусу Epstein Barr [Наявність]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24312-1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Treponema pallidum [Наявність] у сироватці шляхом аглютинації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25423-5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Trichinella spiralis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25435-9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вірусу простого герпесу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25514-1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5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вірусу Rubella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25542-2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Toxoplasma gondii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26715-3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Chlamydia trachomatis [Одиниці/об’єм] у сироватці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27414-2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Гриби, виявлені у калі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28549-4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Yersinia sp виявлені в калі,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29248-2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Varicella zoster [Наявність] у крові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29675-6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Parvovirus B19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29904-0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Toxoplasma gondii [Наявність] у зразку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30340-4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6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капсидного антигену вірусу Epstein Barr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31204-1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ядерного антигену вірусу гепатиту В [Наявність ]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31616-6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вірусу Rubella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31844-4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Е-антиген вірусу гепатиту В [Наявність ]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31852-7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простого герпесу [Наявність] у матеріалі з геніталій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31853-5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простого герпесу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32026-7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матеріалу з носа, фарбування за Грамом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32286-7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Генотип вірусу гепатиту С [Ідентифікація] у сироватці або плазмі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32365-9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7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Torque teno [Наявність] у сироватці або плазмі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33464-9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гепатиту D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35283-1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вірусу гепатиту D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36923-1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Epstein Barr [#/об’єм] (вірусне навантаження) у крові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38348-9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герпесу 6 типа [Ідентифікація] у зразку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40607-4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Ascaris lumbricoides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40987-0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РНК Respiratory syncytial virus [Ідентифікація] у зразку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41026-6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Грибок, виявлений у матеріалі з геніталій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41035-7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8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РНК Norovirus [Наявність]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43307-8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у матеріалі з навколоносових порожнин</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43371-4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Salmonella та Shigella sp, у калі,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44423-2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герпесу 7 типа [Наявність] у зразку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44508-0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простого герпесу [Наявність] у матеріалі з шийці матки</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44981-9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Chlamydophila pneumoniae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44994-2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Chlamydia trachomatis B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44995-9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Chlamydia trachomatis B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9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Chlamydia trachomatis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46198-8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Mycoplasma pneumoniae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47229-0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простого герпесу [Наявність] у спинномозковій рідині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47431-2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Echinococcus granulosus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49334-6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Adenovirus [#/об’єм] (вірусне навантаження) у сироватці або плазмі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49777-6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вірусу гепатиту G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4999-9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цитомегаловірусу [Наявність] у сечі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цитомегаловірусу [Наявність] у зразку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A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Epstein Barr [Наявність] у крові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5005-4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Epstein Barr [Наявність] у зразку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50344-1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Parvovirus B19  [Наявність] у рідині організму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50346-6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Parvovirus B19  [Наявність] у церебральній спинномозковій рідині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50348-2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Parvovirus B19  [Наявність] у крові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51458-8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вірусу гепатиту D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51459-6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вірусу гепатиту Е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5169-8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Giardia lamblia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51806-8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B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Chlamydophila pneumoniae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51807-6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Chlamydophila pneumoniae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51824-1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вірусу гепатиту С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51914-0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IgM+IgG до ядерного антигену вірусу гепатиту В [Наявність ]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Mycoplasma pneumoniae [Одиниці/об’єм] у сироватці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8">
            <w:pPr>
              <w:shd w:fill="ffffff" w:val="clear"/>
              <w:spacing w:after="0" w:before="240" w:line="276" w:lineRule="auto"/>
              <w:jc w:val="both"/>
              <w:rPr>
                <w:rFonts w:ascii="Times New Roman" w:cs="Times New Roman" w:eastAsia="Times New Roman" w:hAnsi="Times New Roman"/>
                <w:color w:val="1155cc"/>
                <w:sz w:val="24"/>
                <w:szCs w:val="24"/>
                <w:u w:val="single"/>
              </w:rPr>
            </w:pPr>
            <w:hyperlink r:id="rId20">
              <w:r w:rsidDel="00000000" w:rsidR="00000000" w:rsidRPr="00000000">
                <w:rPr>
                  <w:rFonts w:ascii="Times New Roman" w:cs="Times New Roman" w:eastAsia="Times New Roman" w:hAnsi="Times New Roman"/>
                  <w:color w:val="1155cc"/>
                  <w:sz w:val="24"/>
                  <w:szCs w:val="24"/>
                  <w:u w:val="single"/>
                  <w:rtl w:val="0"/>
                </w:rPr>
                <w:t xml:space="preserve">52973-5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трахеальному аспіраті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5335-5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вірусу Rubella [Одиниці/об’єм] у сироватці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53911-4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жовчі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C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Грибок, виявлений у синовіальній рідині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5850-3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простого герпесу [Наявність] у матеріалі з геніталій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5854-5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Антиген вірусу простого герпесу [Наявність] у зразку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Грибок, виявлений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в матеріалі з вуха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в матеріалі з ока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синовіальній рідині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D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мокротинні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виявлені в калі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Bordetella sp, у зразку, визначення на організм-специфічній культурі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в рані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6331-3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Campylobacter sp, у калі, визначення на організм-специфічній культурі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6409-7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Грибок виявлений в трахеальному аспіраті мокротиння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6461-8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Анаеробні бактерії, виявлені в калі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мокротиння, фарбування за Грамом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E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Treponema pallidum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доTreponema pallidum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6579-7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Vibrio sp виявлені у калі,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тканини, фарбування за Грамом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69938-9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РНК Astrovirus [Наявність] у зразку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74420-1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Parvovirus B19 [Одиниці/об’єм] (вірусне навантаження) у сироватці або плазмі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74816-0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Анаеробні та аеробні бактерії, виявлені у матеріалі з ока</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75269-1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Анаеробні та аеробні бактерії, виявлені у матеріалі з геніталій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7817-0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BF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Borrelia burgdorferi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IgM до Borrelia burgdorferi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7901-2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IgА до Helicobacter pylori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Helicobacter pylori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Mycoplasma pneumoniae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Parvovirus B19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8014-3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вірусу Rubella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8040-8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IgМ до Toxoplasma gondii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0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Trichinella spiralis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8049-9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Varicella zoster [Наявність] у сироватці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82301-3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Salmonella sp [Наявність] у калі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83065-3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цитомегаловірусу [Наявність] у слині (матеріалу з ротової порожнини)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86692-1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РНК ротавірусу A [Наявність] у зразку шляхом ампліфікації НК</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87932-0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у матеріалі з навколоносових порожнин</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87961-9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Varicella zoster [Наявність] у рідині організму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87969-2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Бактеріоскопічне дослідження [Ідентифікація] крові, фарбування за Грамом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87980-9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1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Грибок, виявлений у матеріалу з навколоносових порожнин</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88586-3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Shigella sp у в калі, визначення на організм-специфічній культурі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90270-0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Аеробні бактерії, виявлені в жовчі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90440-9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BK + вірусу JC [Наявність] у зразку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90460-7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РНК вірусу гепатиту Е [Наявність] у сироватці або плазмі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93840-7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ДНК вірусу Epstein Barr [Одиниці/об’єм] (вірусне навантаження) у крові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94151-8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Бактерії, резистентні до карбапенему, визначення на організм-специфічній культурі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9718-8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Toxocara canis [Одиниці/об’єм]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15410-4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2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Varicella zoster virus [Наявність] у сироватці за результатами імунологічного аналізу</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0">
            <w:pPr>
              <w:shd w:fill="ffffff" w:val="clear"/>
              <w:spacing w:after="0" w:before="24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Клас «Імунологія»</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8103-4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CD45+CD14+/100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30365-1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Лімфоцити/100 лейкоцитів  крові методом проточної цитометрії (FC)</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90304-7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CD3/100 лімфоцитів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13332-2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CD4+CD25+/100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13343-9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CD4+HLA-DR+/100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8101-8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CD3+CD8+ (супресор Т8)/100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13337-1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3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CD8+HLA-DR+/100 клітин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CD3+CD4+ (хелпери Т4)/клітини CD3+CD8+ (клітини-супресори Т8) [# співвідношення]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CD3+CD25+/100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18408-5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CD3+HLA-DR+/100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34962-1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CD3+TCR альфа бета+ /100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38236-6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CD3+TCR гамма-дельта+ /100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42189-1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CD3+CD16+CD56+/100 клітин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80700-8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CD25+CD127- (регуляторні Т) клітини/100 CD3+CD4+ клітин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34929-0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4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CD3+CD4+CD45RO+CD45RA-/100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34932-4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CD3+CD4+CD45RO-CD45RA+/100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CD19/100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8131-5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CD5+CD19+/100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89358-6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CD27/100 клітин CD19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IgD Лімфоцитів /100 лімфоцитів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49841-0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CD19+IgM+/100 клітин  зразку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93353-1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CD64 антиген  [Entitic number] на нейтрофілах методом проточної цитометрії (FC)</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46125-1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5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кардіоліпіну  [Наявність]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63283-6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мітохондрії M2  [Наявність] у сироватці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42898-7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циклічного цитрулін-вмісткого пептиду [Наявність] у сироватці крові.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54022-9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мутованого цитрулінового виментину [Одиниці/об’єм]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63379-2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дволанцюгової ДНК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10360-6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одноланцюгової ДНК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17355-9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цитоплазматичних структур нейтрофілів [Наявність] у сироватці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тиреоглобуліну [Одиниці/об’єм]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6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тиреопероксидази [Одиниці/об’єм] у сироватці або плазмі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81787-4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мієлопероксидази  [Наявність] у сироватці або плазмі за результатами імунологічного аналізу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97996-3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 IgG до мієлопероксидази [Одиниці/об’єм] у сироватці або плазмі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9443-3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IgM  Лімфоцитів /100 лімфоцитів у лейкоцитах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20616-9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IgM Лімфоцитів /100 лімфоцитів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20617-7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Kappa-ланцюжок  на лімфоцитах/100 лімфоцитів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20618-5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Lambda-ланцюжок на лімфоцитах/100 лімфоцитів у зразку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32860-9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Альфа-бета-клітини TCR (Т-клітинного рецептору)/100 клітин у зразку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32861-7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7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Гамма-дельта-клітини TCR (Т-клітинного рецептору)/100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60346-4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Життєздатні клітини CD34/100 клітин CD34 в рідині організму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33637-0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Фагоцитарний індекс крові за проточною цитометрією (FC)</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26563-7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CD1a/100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CD10/100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77944-7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CD11a/100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32758-5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CD11b/100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21154-0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CD11c/100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20588-0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8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CD13/100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20589-8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CD14/100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CD15/100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26560-3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CD16/100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CD19/100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20595-5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CD20/100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CD22/100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32856-7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9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Цитоплазматичні клітини CD22/100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20597-1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CD24/100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32495-4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CD25/100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17129-8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CD28/100 клітин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20600-3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CD30/100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17138-9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CD31/100 клітин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20601-1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CD33/100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20602-9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CD34/100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20599-7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A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20603-7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CD38/100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CD41/100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CD42/100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57402-0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CD42a/100 клітин у рідині організму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77946-2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CD42b/100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33033-2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CD45 позитивні події [#]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17157-9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CD45RA/100 клітин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32744-5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B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CD55/100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21166-4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CD56/100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32857-5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Цитоплазматичні клітини CD3/100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32601-7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CD59/100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21167-2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CD61/100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32747-8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CD64/100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42933-2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CD79a/100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51403-4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CD81/100 клітин у кістковому мозку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17210-6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C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CD95/100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17214-8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CD99/100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32742-9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CD117/100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80223-1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CD4/100 лімфоцитів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51045-3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CD123 бласти/100 бластів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32750-2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CD235a/100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32751-0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HLA-DR+/100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20611-0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CD5/100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D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CD7/100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80222-3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CD8/100 лімфоцитів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77947-0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CD9/100 клітин у зразку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32759-3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мієлопероксидазою /100 клітин у зразку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38516-1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Термінальна дезоксинуклеотидилтрансфераза (TdT) в клітинах/100 клітин у зразку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50401-9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Титр антитіл до групи крові [Ідентифікація] у сироватці або плазмі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антиген [Наявність] на еритроцитах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1305-2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антиген [Наявність] у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948-0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E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антиген [Наявність] на еритроцитах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антиген [Наявність] на еритроцитах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17196-7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CD79a/100 клітин  крові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54018-7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лактоферину [Наявність]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85086-7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класуIgG до  Еластази  [наявність] у сироватці за результатами імунологічного аналізу</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Антиген [Наявність] на еритроцитах</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9441-7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IgD лімфоцитів/100 лімфоцитів у лейкоцитах</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C">
            <w:pPr>
              <w:shd w:fill="ffffff" w:val="clear"/>
              <w:spacing w:after="0" w:before="24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Клас «</w:t>
            </w:r>
            <w:sdt>
              <w:sdtPr>
                <w:id w:val="-771783426"/>
                <w:tag w:val="goog_rdk_217"/>
              </w:sdtPr>
              <w:sdtContent>
                <w:commentRangeStart w:id="52"/>
              </w:sdtContent>
            </w:sdt>
            <w:r w:rsidDel="00000000" w:rsidR="00000000" w:rsidRPr="00000000">
              <w:rPr>
                <w:rFonts w:ascii="Times New Roman" w:cs="Times New Roman" w:eastAsia="Times New Roman" w:hAnsi="Times New Roman"/>
                <w:b w:val="1"/>
                <w:bCs w:val="1"/>
                <w:sz w:val="24"/>
                <w:szCs w:val="24"/>
                <w:rtl w:val="0"/>
              </w:rPr>
              <w:t xml:space="preserve">Інші»</w:t>
            </w:r>
            <w:commentRangeEnd w:id="52"/>
            <w:r w:rsidDel="00000000" w:rsidR="00000000" w:rsidRPr="00000000">
              <w:commentReference w:id="52"/>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104404-9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CF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Цисти Giardia lamblia [Наявність] у калі при мікроскопії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10704-5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Яйцеклітини та паразити виявлені в калі шляхом світлової мікроскопії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10855-5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Яйцеклітини та паразити, ідентифіковані в дуоденальній або шлунковій рідині за допомогою світлової мікроскопії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12235-8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Мікроскопічне дослідження [Ідентифікація] в осаді сечі за допомогою світлової мікроскопії</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[Моль/об'єм]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1904-2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Аскорбат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Білірубін загальний [Маса/об'єм]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20408-1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Лейкоцити [#/об'єм] в сечі за тест-смужкою</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21482-5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0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Білок [Маса/об’єм] у 24-годинній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2349-9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[Наявність]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Кетони [Наявність] у сечі за тест-смужкою</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2695-5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Осмоляльність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Білок [Наявність]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Білок [Маса/об’єм] у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30003-8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Мікроальбумін [Маса/об'єм] у 24-годинній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1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Уробілін [Маса/об'єм] в сечі</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Кристали [Тип] в дуоденальній рідині методом  світлової мікроскопії</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5794-3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Гемоглобін [Наявність] у сечі за тест-смужкою</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Білок [Маса/об’єм] у сечі за тест-смужкою</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79403-2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Азот [Моль/об'єм] у сечі</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8">
            <w:pPr>
              <w:shd w:fill="ffffff" w:val="clear"/>
              <w:spacing w:after="0" w:before="24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Генетика</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101224-4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мутацій делеції та дуплікації генів PKD1 та PKD2 у крові або тканині методом MLPA (мультиплексної лігазно-залежної ампліфікації зондів)</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101385-3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делеції, дуплікації та повний аналіз мутацій гена NF1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101663-3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2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Т-клітинний гострий лімфобластний лейкоз у крові або тканині методом флюоресцентної гібридизації in situ (FISH)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101920-7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Таргетні перебудови генів при хронічному лімфоцитарному лейкозі у крові або кістковому мозку методом флюоресцентної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102100-5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В-клітинний гострий лімфобластний лейкоз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102101-3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Гострий мієлоїдний лейкоз у крові або тканині методом флюоресцентної гібридизації in situ (FISH)</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103566-6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Метагеномне секвенування ДНК та РНК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103680-5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Повний аналіз мутацій гена TP53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103726-6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делецією хромосомної ділянки 20q12/Підраховані клітини у крові або кістковому мозку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103734-0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Мультигенний аналіз дисеритропоетичної анемії у зразку методом секвенування</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104169-8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3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D13S319 у кістковому мозку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Тільця Барра [Наявність] у шийці матки методом світлової мікроскопії</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18272-5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Антитіла до РНК [Одиниці/об'єм] у сироватці</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21551-7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t(15;17)(q24.1;q21.1)(PML,RARA)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21732-3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Тестування мутацій гена RB1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21759-6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Повтори CGG гена FMR1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21782-8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t(12;21)(p13;q22.3)(ETV6,RUNX1)/Загальна кількість клітин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21791-9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t(6;9)(p22;q34)(DEK,NUP214)/Загальна кількість клітин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21793-5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4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t(8;21)(q22;q22.3)(RUNX1T1,RUNX1)/Загальна кількість клітин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21794-3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транслокацією t(9;11)(p22;q23)(MLLT3,MLL)/ Загальна кількасть клітин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21800-8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t(1;19)(q23.3;p13.3)(PBX1,TCF3)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21806-5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t(12;21)(p13;q22.3)(ETV6,RUNX1)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21815-6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t(4;11)(q21.3;q23)(AFF1,MLL)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21819-8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t(8;21)(q22;q22.3)(RUNX1T1,RUNX1)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21820-6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t(9;11)(p22;q23)(MLLT3,MLL)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21821-4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24475-6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5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Генотип мутації c.20210G&gt;A гена F2 [Генотип]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28005-7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Генотип мутації c.677C&gt;T гена MTHFR [Генотип]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28060-2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Генотип мутації c.1298A&gt;C гена MTHFR [Генотип] у крові або тканині молекулярно-генетичним методом, Номінальний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29770-5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Каріотип [Ідентифікація] у крові або тканині,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35137-9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Виявлені мутації гена MECP2 [Ідентифікація]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35291-4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Виявлені мутації гена UBE3A [Ідентифікація] у крові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35359-9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Таргетний аналіз мутацій гена AR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35454-8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Перебудови гена MLL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35645-1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6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гена NSD1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36917-3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Однобатьківська дисомія хромосом [Ідентифікація] в крові або тканині молекулярно-генетичним методом,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38905-6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Мутації гена MLL перевірені в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42634-6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 1p та 19q [Наявність] у фіксованій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42635-3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Тетрасомія хромосоми 12p [Наявність] у фіксованій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42712-0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гена 7q31 при ГМЛ/МДС [Ідентифікація]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42714-6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b2a2+b3a2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43399-5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Мутація p.Val617Phe гена JAK2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45180-7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7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хромосоми 1p [Наявність] у крові або тканині молекулярно-генетичним методом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45267-2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Маркери гострої лейкемії [Інтерпретація] у зразку,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48970-8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Таргетний аналіз мутацій гена ELN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49028-4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Синдроми мікроделецій [Ідентифікація] у крові або тканині методом флуоресцентної гібридизації in situ (FISH),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49039-1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субтеломер [Ідентифікація] у крові або тканині методом флуоресцентної гібридизації in situ (FISH), Номінальний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49312-2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Маркери гострої лейкемії [Інтерпретація] у зразку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49492-2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Маркери лейкемії [Інтерпретація] у спинномозковій рідині, Описовий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49493-0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Маркери лейкемії [Інтерпретація] у крові, Описовий</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49494-8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8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Маркери лейкемії [Інтерпретація] у плевральній рідині,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49706-5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Виявлені мутації гена ARSA [Ідентифікація]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49795-8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e1a2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50659-2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хромосом.інтерфаза [Інтерпретація] у кістковому мозку методом флуоресцентної гібридизації in situ (FISH),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51867-0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у крові або тканині методом флуоресцентної гібридизації in situ (FISH)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52132-8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e1a2/контрольний транскрипт [# Співвідношення]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52757-2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Варіант c.-675 4G+5G гена SERPINE1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54448-6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Виявлені мутації гена NPM1 [Ідентифікація]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55135-8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9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Виявлені мутації кіназного домену BCR-ABL1 [Ідентифікація] в крові або тканині молекулярно-генетичним методом,  Номінальний</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55147-3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b2a2+b3a2/контрольний транскрипт [# Співвідношення]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55300-8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Таргетний аналіз мутацій екзону 12 гена JAK2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57310-5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Виявлені мутації гена SRY [Ідентифікація]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57318-8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Анеуплоїдія хромосом 13+18+21+X+Y у крові або тканині методом флуоресцентної гібридизації in situ (FISH),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58009-2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Мутація p.Trp515 гена MPL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58415-1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Мутація p.Val600Glu гена BRAF [Наявність] у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60279-7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Асоційований варіант rs12979860 гена IL28B [Наявність] у крові або тканині молекулярно-генетичним методом</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62359-5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A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бендингу хромосом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64083-9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метилювання гена MGMT у тканині молекулярно-генетичним методом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69380-4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b2a2+b3a2/контрольний транскрипт (Міжнародна шкала)</w:t>
            </w:r>
          </w:p>
          <w:p w:rsidR="00000000" w:rsidDel="00000000" w:rsidP="00000000" w:rsidRDefault="00000000" w:rsidRPr="00000000" w14:paraId="00000DB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Співвідношення]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70111-0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Кількість присутніх хромосом 21 [#] у амніотичній рідині шляхом ампліфікації НК</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70279-5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t(5;17)(q25.1;q21.1)(NPM1,RARA)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70288-6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t(17;19)(q22;p13.3)(HLF,TCF3)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70289-4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Del(1)(p32p32)(STIL,TAL1) [Наявність] у крові або тканині молекулярно-генетичним методом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70291-0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inv(16)(p13.1;q22.1)(MYH11,CBFB) [Наявність]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B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72207-4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t(8;21)(q22;q22.3)(RUNX1T1,RUNX1)/контрольний транскрипт [# Співвідношення]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72209-0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inv(16)(p13.1;q22.1)(MYH11,CBFB)/контрольний транскрипт [# Співвідношення] у кістковому мозку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72210-8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inv(16)(p13.1;q22.1)(MYH11,CBFB)/контрольний транскрипт [# Співвідношення]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72214-0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t(15;17)(q24.1;q21.1)(PML,RARA) bcr3/контрольний транскрипт [# Співвідношення] у крові або тканині молекулярно-генетичним методом</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72215-7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t(15;17)(q24.1;q21.1)(PML,RARA) bcr2/контрольний транскрипт [# Співвідношення]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72216-5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t(15;17)(q24.1;q21.1)(PML,RARA) bcr1/контрольний транскрипт [# Співвідношення]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72218-1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t(12;21)(p13;q22.3)(ETV6,RUNX1)/контрольний транскрипт [# Співвідношення]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72312-2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t(1;19)(q23.3;p13.3)(PBX1,TCF3)/контрольний транскрипт [# Співвідношення]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C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72313-0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t(4;11)(q21.3;q23)(AFF1,MLL)/контрольний транскрипт [# Співвідношення] у крові або тканині молекулярно-генетичним методом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72496-3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Двоспіральна ДНК [Маса/об'єм] у зразку</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72654-7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делеції та дуплікації гена SNRPN 15q11 [Ідентифікація] у крові або тканині методом флуоресцентної гібридизації in situ FISH, Номінальний</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72726-3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t(4;14)(p16;q32)(FGFR3,IGH) [Ідентифікація] у крові або тканині методом флуоресцентної гібридизації in situ FISH,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73749-4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хромосоми 4p16.3 [Ідентифікація] у крові або тканині методом флуоресцентної гібридизації in situ (FISH),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73977-1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Мультигенний аналіз, пов'язаний з раком,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75018-2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t(9;22)(q34.1;q11)(ABL1,BCR) e19a2 [Наявність] у крові або тканині молекулярно-генетичним методом </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75384-8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мутацій делеції та дуплікації гена PMP22 у крові або тканині методом MLPA (мультиплексної лігазно-залежної ампліфікації зондів)</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D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77030-5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t(1;19)(q23.3;p13.3)(PBX1,TCF3)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77031-3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t(15;17)(q24.1;q21.1)(PML,RARA)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77032-1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t(8;14)(q24;q32)(MYC,IGH)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77034-7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inv(16)(p13.1;q22.1)(MYH11,CBFB)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77038-8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t(14;18)(q32;q21.3)(IGH,BCL2)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77039-6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t(12;21)(p13;q22.3)(ETV6,RUNX1)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77040-4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t(8;21)(q22;q22.3)(RUNX1T1,RUNX1) у крові або тканині методом флуоресцентної гібридизації in situ (FISH)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77041-2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inv(3)(q21;q26.2)+t(3;3)(q21;q26.2)(PSMD2,MECOM)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E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77042-0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Транскрипт злиття t(6;9)(p22;q34)(DEK,NUP214)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77050-3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мутацій гена SUGCT, обмежений відомими сімейними мутаціями,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77174-1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Виявлені мутації екзону 9 гена CALR [Ідентифікація] у крові або тканині молекулярно-генетичним методом, номінальний</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78207-8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хромосомної області 9q34 [Інтерпретація] у крові або тканині методом флуоресцентної гібридизації in situ (FISH),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78219-3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Перебудови гена MLL [Наявність]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78224-3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Перебудови гена RARA [Інтерпретація] у крові або тканині методом флуоресцентної гібридизації in situ (FISH),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78226-8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Перебудови гена MLL [Інтерпретація] у крові або тканині методом флуоресцентної гібридизації in situ (FISH), описовий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78229-2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перебудовами гена MYC/Підраховані клітини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DF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79210-1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Внутрішня тандемна дуплікація гена FLT3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79415-6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делецій та дуплікацій гена MSH2 у крові або тканині методом MLPA (мультиплексної лігазно-залежної ампліфікації зондів)</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79418-0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делецій та дуплікацій екзонів 8 і 9 гена EPCAM у крові або тканині методом MLPA (мультиплексної лігазно-залежної ампліфікації зондів)</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81422-8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Таргетний аналіз мутацій екзону 2 гена GATA1 у крові або тканині методом секвенування</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81746-0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хромосомної області 17p13.1 у крові або тканині методом флуоресцентної гібридизації in situ (FISH)</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81861-7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Каріотип у кістковому мозку</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82243-7</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хромосомної області 17p13.3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82246-0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делецій та дуплікацій хромосомної області 22q11.2 у крові або тканині методом флуоресцентної гібридизації in situ (FISH)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0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84912-5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делецією хромосомної області 5q31/Підраховані клітини у кістковому мозку методом флуоресцентної гібридизації in situ (FISH)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84916-6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делецією хромосомної області 17p13.1/Підраховані клітини у крові або тканині методом флуоресцентної гібридизації in situ (FISH)</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84921-6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делецією хромосомної області 7q31/Підраховані клітини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84922-4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Клітини з моносомією хромосоми 7/Підраховані клітини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87436-2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Анеуплоїдія хромосом X та Y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88519-4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c.2447A&gt;T гена KIT [Наявність]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89037-6</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делецій, дуплікацій та повний аналіз мутацій гена CDKN2A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91712-0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Генотип мутації c.1691G&gt;A гена F5 [Генотип] у крові або тканині молекулярно-генетичним методом,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1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92843-2</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Мутації p.Asp835 гена FLT3  [Наявність] у крові або тканині молекулярно-генетичним методом</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92844-0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Внутрішня тандемна дуплікація гена FLT3/до норми [Співвідношення]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92905-9</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Кількість копій хромосоми 7 /на ядро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94588-1</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Хромосомний аналіз мієлоїдних новоутворень у крові або кістковому мозку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94592-3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Хромосомна перебудова [Ідентифікація]  у крові або тканині методом парного секвенування, номінальний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95551-8</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хромосомної області 17p11.2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95553-4</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Делеція хромосомної області 5p15.2 (5p-) [Ідентифікація] у крові або тканині методом флуоресцентної гібридизації in situ (FISH)</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95772-0</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Таргетний аналіз мутацій генів IDH1 та IDH2 у крові або тканині молекулярно-генетичним методом</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2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97656-3</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3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Мультигенний аналіз спадкового раку у крові або тканині молекулярно-генетичним методом</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3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99961-5</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tcPr>
          <w:p w:rsidR="00000000" w:rsidDel="00000000" w:rsidP="00000000" w:rsidRDefault="00000000" w:rsidRPr="00000000" w14:paraId="00000E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Мультигенний аналіз мієлопроліферативних новоутворень у крові або тканині молекулярно-генетичним методом</w:t>
            </w:r>
          </w:p>
        </w:tc>
      </w:tr>
    </w:tbl>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3">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34">
      <w:pPr>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