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5">
      <w:pPr>
        <w:pStyle w:val="Heading1"/>
        <w:spacing w:after="0" w:before="240" w:line="276" w:lineRule="auto"/>
        <w:jc w:val="center"/>
        <w:rPr>
          <w:rFonts w:ascii="Times New Roman" w:cs="Times New Roman" w:eastAsia="Times New Roman" w:hAnsi="Times New Roman"/>
          <w:sz w:val="24"/>
          <w:szCs w:val="24"/>
        </w:rPr>
      </w:pPr>
      <w:bookmarkStart w:colFirst="0" w:colLast="0" w:name="_heading=h.a2khpxg985b0" w:id="31"/>
      <w:bookmarkEnd w:id="31"/>
      <w:r w:rsidDel="00000000" w:rsidR="00000000" w:rsidRPr="00000000">
        <w:rPr>
          <w:rFonts w:ascii="Times New Roman" w:cs="Times New Roman" w:eastAsia="Times New Roman" w:hAnsi="Times New Roman"/>
          <w:sz w:val="24"/>
          <w:szCs w:val="24"/>
          <w:rtl w:val="0"/>
        </w:rPr>
        <w:t xml:space="preserve">17. ХІМІОТЕРАПЕВТИЧНЕ ЛІКУВАННЯ ТА СУПРОВІД ПАЦІЄНТІВ З ОНКОЛОГІЧНИМИ ЗАХВОРЮВАННЯМИ У СТАЦІОНАРНИХ ТА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6">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7">
      <w:pPr>
        <w:numPr>
          <w:ilvl w:val="0"/>
          <w:numId w:val="10"/>
        </w:numPr>
        <w:pBdr>
          <w:top w:space="0" w:sz="0" w:val="nil"/>
          <w:left w:space="0" w:sz="0" w:val="nil"/>
          <w:bottom w:space="0" w:sz="0" w:val="nil"/>
          <w:right w:space="0" w:sz="0" w:val="nil"/>
          <w:between w:space="0" w:sz="0" w:val="nil"/>
        </w:pBdr>
        <w:spacing w:after="0" w:before="240" w:line="276" w:lineRule="auto"/>
        <w:ind w:left="7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медична допомога пацієнту/пацієнтці з клінічно та морфологічно підтвердженим діагнозом злоякісного новоутворення під час проведення курсів хіміотерапевтичного лікування в стаціонарних та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8">
      <w:pPr>
        <w:numPr>
          <w:ilvl w:val="0"/>
          <w:numId w:val="10"/>
        </w:numPr>
        <w:pBdr>
          <w:top w:space="0" w:sz="0" w:val="nil"/>
          <w:left w:space="0" w:sz="0" w:val="nil"/>
          <w:bottom w:space="0" w:sz="0" w:val="nil"/>
          <w:right w:space="0" w:sz="0" w:val="nil"/>
          <w:between w:space="0" w:sz="0" w:val="nil"/>
        </w:pBdr>
        <w:spacing w:after="0" w:line="276" w:lineRule="auto"/>
        <w:ind w:left="7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лабораторних досліджень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9">
      <w:pPr>
        <w:spacing w:after="0" w:line="276" w:lineRule="auto"/>
        <w:ind w:left="24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розгорнутий клінічний аналіз крові, включаючи диференційований підрахунок лейкоцитів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A">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цитоморфологічне дослідження клітин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B">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група крові і резус-фактор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C">
      <w:pPr>
        <w:spacing w:after="0" w:line="276" w:lineRule="auto"/>
        <w:ind w:left="24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лактатдегідрогеназа, білірубін і його фракції (загальний, прямий, непрямий), креатинін, сечовина, сечова кислота, хлориди, калій, натрій, кальцій, лужна фосфатаза, С-реактивний білок (CРБ, кількісне визначення), прокальцитонін, альбумін в сироватці крові)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D">
      <w:pPr>
        <w:spacing w:after="0" w:line="276" w:lineRule="auto"/>
        <w:ind w:left="248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(МНВ), фібриноген)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E">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F">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0">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інструментальних досліджень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1">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рентгенологічні дослідження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2">
      <w:pPr>
        <w:spacing w:after="0" w:line="276" w:lineRule="auto"/>
        <w:ind w:left="2480" w:hanging="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ультразвукові дослідження, зокрема із проведенням доплерографії;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3">
      <w:pPr>
        <w:spacing w:after="0" w:line="276" w:lineRule="auto"/>
        <w:ind w:left="2480" w:hanging="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електрокардіографія (ЕКГ)</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цілодобовому режимі)</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4">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хіміотерапевтичного лікування пацієнту/пацієнтці з клінічно та морфологічно підтвердженим діагнозом злоякісного новоутворення.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5">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Моніторинг вітальних функцій при проведенні хіміотерапевтичного лікування в амбулаторних умовах та цілодобовий моніторинг при проведенні хіміотерапевтичного лікування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6">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Цілодобові лікарське спостереження та медсестринський догляд за пацієнтом/пацієнткою при проведенні хіміотерапевтичного лікування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7">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кисневої підтримки пацієнту/пацієнтці у разі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8">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медичної допомоги в умовах палати та\або відділення інтенсивної терапії при проведенні хіміотерапевтичного лікування в стаціонарних умовах (у разі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9">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Своєчасне знеболення під час виконання лікувальних процедур, які цього вимагають,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A">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для отримання спеціалізованої медичної допомоги за іншими напрямами в інші ЗОЗ або виклик спеціалістів з цих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для надання такого виду допомоги  пацієнту/пацієнтці у разі неможливості їх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B">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для отримання послуг з реабілітації або послуг з паліативної медичної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C">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Призначення та видача </w:t>
      </w:r>
      <w:r w:rsidDel="00000000" w:rsidR="00000000" w:rsidRPr="00000000">
        <w:rPr>
          <w:rFonts w:ascii="Times New Roman" w:cs="Times New Roman" w:eastAsia="Times New Roman" w:hAnsi="Times New Roman"/>
          <w:sz w:val="24"/>
          <w:szCs w:val="24"/>
          <w:rtl w:val="0"/>
        </w:rPr>
        <w:t xml:space="preserve">електронних </w:t>
      </w:r>
      <w:r w:rsidDel="00000000" w:rsidR="00000000" w:rsidRPr="00000000">
        <w:rPr>
          <w:rFonts w:ascii="Times New Roman" w:cs="Times New Roman" w:eastAsia="Times New Roman" w:hAnsi="Times New Roman"/>
          <w:color w:val="000000"/>
          <w:sz w:val="24"/>
          <w:szCs w:val="24"/>
          <w:rtl w:val="0"/>
        </w:rPr>
        <w:t xml:space="preserve">направлень на проведення необхідних планових лабораторних та інструментальних досліджень під час супроводу хіміотерапевтичного лікування в амбулаторних умовах відповідно до галузевих стандартів у сфері охорони здоров</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D">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Призначення та проведення супровідної медикаментозної 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E">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Організація одночасного проведення хіміотерапевтичного лікування та курсу радіологічного лікування пацієнту/пацієнтці з клінічно та морфологічно підтвердженим діагнозом злоякісного новоутворення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0F">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0">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1">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пацієнта/пацієнтки про можливе порушення репродуктивної функції перед початком хіміотерапевтичного лікування та направлення його/її (за бажанням) на консультацію репродуктолога у відповідний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2">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3">
      <w:pPr>
        <w:numPr>
          <w:ilvl w:val="0"/>
          <w:numId w:val="10"/>
        </w:numPr>
        <w:pBdr>
          <w:top w:space="0" w:sz="0" w:val="nil"/>
          <w:left w:space="0" w:sz="0" w:val="nil"/>
          <w:bottom w:space="0" w:sz="0" w:val="nil"/>
          <w:right w:space="0" w:sz="0" w:val="nil"/>
          <w:between w:space="0" w:sz="0" w:val="nil"/>
        </w:pBd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пацієнта/пацієнтки допоміжними засобами, з метою підтримання на поточному рівні та/або підвищення функціональних можливостей та автономність пацієнта/пацієнтки (застосування асистивних технологій)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4">
      <w:pPr>
        <w:spacing w:after="0" w:before="24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Додатковий 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5">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медична допомога пацієнту/пацієнтці під час клінічного та морфологічного встановлення/підтвердження діагнозу злоякісного новоутворення або його рецидиву перед початком хіміотерапевтичного лікування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6">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лабораторних досліджень пацієнту/пацієнтці з метою встановлення/підтвердження злоякісного захворювання або при його рецидиві перед початком хіміотерапевтичного лікування, а також пацієнту/пацієнтці з клінічно та морфологічно підтвердженим діагнозом, який/яка отримує хіміотерапевтичне лікування в стаціонарних умовах,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7">
      <w:pPr>
        <w:spacing w:after="0" w:line="276" w:lineRule="auto"/>
        <w:ind w:left="1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метотрексату в сироватці крові  (у випадку лікування дітей);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8">
      <w:pPr>
        <w:spacing w:after="0" w:line="276" w:lineRule="auto"/>
        <w:ind w:left="1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тести на тропонін (в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9">
      <w:pPr>
        <w:spacing w:after="0" w:line="276" w:lineRule="auto"/>
        <w:ind w:left="1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дослідження спинномозкової рідини;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A">
      <w:pPr>
        <w:spacing w:after="0" w:line="276" w:lineRule="auto"/>
        <w:ind w:left="1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дослідження на онкологічні маркери;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B">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дослідження з паталогоанатомічної прижиттєвої діагностики (патогістологічні та імуногістохімічні/імуноцитохімічні/ цитологічні/молекулярно-генетичні дослідження (за потребою)</w:t>
      </w:r>
      <w:r w:rsidDel="00000000" w:rsidR="00000000" w:rsidRPr="00000000">
        <w:rPr>
          <w:rFonts w:ascii="Times New Roman" w:cs="Times New Roman" w:eastAsia="Times New Roman" w:hAnsi="Times New Roman"/>
          <w:sz w:val="24"/>
          <w:szCs w:val="24"/>
          <w:rtl w:val="0"/>
        </w:rPr>
        <w:t xml:space="preserve"> у закладі охорони здоров’я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C">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дослідження моноклональних антитіл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D">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концентрацій цитостатиків (метотрексату) та імуносупресантів (циклоспорину) у сироватці крові  (у ЗОЗ або на умовах договору підряду</w:t>
      </w:r>
      <w:r w:rsidDel="00000000" w:rsidR="00000000" w:rsidRPr="00000000">
        <w:rPr>
          <w:rFonts w:ascii="Roboto" w:cs="Roboto" w:eastAsia="Roboto" w:hAnsi="Roboto"/>
          <w:color w:val="444746"/>
          <w:sz w:val="21"/>
          <w:szCs w:val="21"/>
          <w:rtl w:val="0"/>
        </w:rPr>
        <w:t xml:space="preserve"> </w:t>
      </w:r>
      <w:r w:rsidDel="00000000" w:rsidR="00000000" w:rsidRPr="00000000">
        <w:rPr>
          <w:rFonts w:ascii="Times New Roman" w:cs="Times New Roman" w:eastAsia="Times New Roman" w:hAnsi="Times New Roman"/>
          <w:sz w:val="24"/>
          <w:szCs w:val="24"/>
          <w:rtl w:val="0"/>
        </w:rPr>
        <w:t xml:space="preserve">з дотриманням терміну не пізніше ніж 6 годин від забору біологічного зразка);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E">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молекулярно-генетичні дослідження клітин кісткового мозку, клітин периферичної крові та іншого біологічного матеріалу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1F">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бактеріологічні та бактеріоскопічні дослідження біологічних зразків з визначенням чутливості до антибактеріальних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0">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антитіл до ВІЛ-1/2, НВsAg, НCV;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1">
      <w:pPr>
        <w:spacing w:after="0" w:line="276" w:lineRule="auto"/>
        <w:ind w:left="1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2">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інструментальних досліджень пацієнту/пацієнтці з метою встановлення/підтвердження злоякісного захворювання або при його рецидиві перед початком хіміотерапевтичного лікування, а також пацієнту/пацієнтці з клінічно та морфологічно підтвердженим діагнозом, який/яка отримує медичну допомогу в стаціонарних умовах,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3">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комп’ютерна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4">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магнітно-резонансна томографія, зокрема з внутрішньовенним контрастуванням;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5">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ультразвукові дослідження, зокрема із проведенням доплерографії;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6">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7">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сцинтиграфія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8">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радіоізотопне діагностичне дослідження (у ЗОЗ або на умовах оренди, або договору підряду, 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9">
      <w:pPr>
        <w:spacing w:after="0" w:line="276" w:lineRule="auto"/>
        <w:ind w:lef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A">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Цілодобовий моніторинг вітальних функцій (ЧСС, АТ, SpO2, ЕКГ) пацієнта/пацієнтки під час обстеження та лікування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B">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Цілодобові лікарське спостереження та медсестринський догляд за пацієнтом/пацієнткою під час обстеження та лікування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C">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Встановлення всіх видів центрального венозного доступу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зокрема тунельованих ліній та порт-систем.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D">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під час виконання всіх інвазивних діагностичних та лікувальних процедур, які цього вимагають.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E">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зокрема телеконсультування/телевідеоконсультування, пацієнта/пацієнтки з підтвердженим онкологічним діагнозом лікарями інших спеціальностей.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2F">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компонентами та препаратами крові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0">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Оцінка психологічного стану пацієнта/пацієнтки та скеровування пацієнта для надання психологічної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1">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послуг з реабілітації у сфері охорони здоров’я за медичними показаннями під час отримання хіміотерапевтичного лікування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2">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для отримання послуг з реабілітації або послуг з паліативної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3">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пацієнта/пацієнтк</w:t>
      </w:r>
      <w:r w:rsidDel="00000000" w:rsidR="00000000" w:rsidRPr="00000000">
        <w:rPr>
          <w:rFonts w:ascii="Times New Roman" w:cs="Times New Roman" w:eastAsia="Times New Roman" w:hAnsi="Times New Roman"/>
          <w:sz w:val="24"/>
          <w:szCs w:val="24"/>
          <w:rtl w:val="0"/>
        </w:rPr>
        <w:t xml:space="preserve">и</w:t>
      </w:r>
      <w:r w:rsidDel="00000000" w:rsidR="00000000" w:rsidRPr="00000000">
        <w:rPr>
          <w:rFonts w:ascii="Times New Roman" w:cs="Times New Roman" w:eastAsia="Times New Roman" w:hAnsi="Times New Roman"/>
          <w:color w:val="000000"/>
          <w:sz w:val="24"/>
          <w:szCs w:val="24"/>
          <w:rtl w:val="0"/>
        </w:rPr>
        <w:t xml:space="preserve"> та/або його/її законного представника щодо його/її стану, всіх доступних варіантів подальшого лікування, їх переваг, асоційован</w:t>
      </w:r>
      <w:r w:rsidDel="00000000" w:rsidR="00000000" w:rsidRPr="00000000">
        <w:rPr>
          <w:rFonts w:ascii="Times New Roman" w:cs="Times New Roman" w:eastAsia="Times New Roman" w:hAnsi="Times New Roman"/>
          <w:sz w:val="24"/>
          <w:szCs w:val="24"/>
          <w:rtl w:val="0"/>
        </w:rPr>
        <w:t xml:space="preserve">их</w:t>
      </w:r>
      <w:r w:rsidDel="00000000" w:rsidR="00000000" w:rsidRPr="00000000">
        <w:rPr>
          <w:rFonts w:ascii="Times New Roman" w:cs="Times New Roman" w:eastAsia="Times New Roman" w:hAnsi="Times New Roman"/>
          <w:color w:val="000000"/>
          <w:sz w:val="24"/>
          <w:szCs w:val="24"/>
          <w:rtl w:val="0"/>
        </w:rPr>
        <w:t xml:space="preserve"> ризик</w:t>
      </w:r>
      <w:r w:rsidDel="00000000" w:rsidR="00000000" w:rsidRPr="00000000">
        <w:rPr>
          <w:rFonts w:ascii="Times New Roman" w:cs="Times New Roman" w:eastAsia="Times New Roman" w:hAnsi="Times New Roman"/>
          <w:sz w:val="24"/>
          <w:szCs w:val="24"/>
          <w:rtl w:val="0"/>
        </w:rPr>
        <w:t xml:space="preserve">ів</w:t>
      </w:r>
      <w:r w:rsidDel="00000000" w:rsidR="00000000" w:rsidRPr="00000000">
        <w:rPr>
          <w:rFonts w:ascii="Times New Roman" w:cs="Times New Roman" w:eastAsia="Times New Roman" w:hAnsi="Times New Roman"/>
          <w:color w:val="000000"/>
          <w:sz w:val="24"/>
          <w:szCs w:val="24"/>
          <w:rtl w:val="0"/>
        </w:rPr>
        <w:t xml:space="preserve"> та потенційно можлив</w:t>
      </w:r>
      <w:r w:rsidDel="00000000" w:rsidR="00000000" w:rsidRPr="00000000">
        <w:rPr>
          <w:rFonts w:ascii="Times New Roman" w:cs="Times New Roman" w:eastAsia="Times New Roman" w:hAnsi="Times New Roman"/>
          <w:sz w:val="24"/>
          <w:szCs w:val="24"/>
          <w:rtl w:val="0"/>
        </w:rPr>
        <w:t xml:space="preserve">их</w:t>
      </w:r>
      <w:r w:rsidDel="00000000" w:rsidR="00000000" w:rsidRPr="00000000">
        <w:rPr>
          <w:rFonts w:ascii="Times New Roman" w:cs="Times New Roman" w:eastAsia="Times New Roman" w:hAnsi="Times New Roman"/>
          <w:color w:val="000000"/>
          <w:sz w:val="24"/>
          <w:szCs w:val="24"/>
          <w:rtl w:val="0"/>
        </w:rPr>
        <w:t xml:space="preserve"> ускладнен</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4">
      <w:pPr>
        <w:spacing w:after="0" w:line="276"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ХІМІОТЕРАПЕВТИЧНЕ ЛІКУВАННЯ ТА СУПРОВІД ПАЦІЄНТІВ З ОНКОЛОГІЧНИМИ ЗАХВОРЮВАННЯМИ У СТАЦІОНАРНИХ ТА АМБУЛАТОРНИХ УМОВАХ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та/або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8">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9">
      <w:pPr>
        <w:spacing w:after="0" w:line="276"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 видане пацієнтам з клінічно та морфологічно встановленим діагнозом злоякісного новоутворення;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A">
      <w:pPr>
        <w:spacing w:after="0" w:line="276"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пацієнтів з клінічно та морфологічно встановленим діагнозом злоякісного новоутворення з іншого ЗОЗ та/або клінічного підрозділу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B">
      <w:pPr>
        <w:spacing w:after="0" w:line="276" w:lineRule="auto"/>
        <w:ind w:left="280" w:firstLine="0"/>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C">
      <w:pPr>
        <w:shd w:fill="ffffff" w:val="clear"/>
        <w:spacing w:after="0" w:line="276"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D">
      <w:pPr>
        <w:spacing w:after="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 видане пацієнтам з підозрою на злоякісне новоутворення або його рецидиву на стаціонарне лікування, під час якого було підтверджено діагноз злоякісного новоутворення і розпочато хіміотерапевтичне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E">
      <w:pPr>
        <w:spacing w:after="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 та/або клінічного підрозділу ЗОЗ пацієнта з підозрою на злоякісне новоутворення або його рецидиву на стаціонарне лікування, під час якого було підтверджено діагноз злоякісного новоутворення і розпочато хіміотерапевтичне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3F">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0">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стаціонарного відділення або денного стаціонару, обладнаного відповідно до табеля матеріально-технічного оснащення,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1">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відділення/палат інтенсивної терапії, обладнаних відповідно до табеля матеріально-технічного оснащення,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2">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місця/ць для приготування розчинів хіміо- та таргетних препаратів, обладнаного/их відповідно до галузевих стандартів у сфері охорони здоров</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3">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лабораторії для проведення лабораторних обстежень, визначених специфікаціями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4">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лабораторних обстежень, визначених специфікаціями, в цілодобовому режимі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5">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рентгенологічного дослідження в цілодобовому режимі в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6">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УЗД в цілодобовому режимі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7">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лікарського та медсестринського догляду за пацієнтами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8">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моніторингу вітальних функцій при проведенні хіміотерапевтичного лікування в амбулаторних умовах та цілодобовий моніторинг вітальних функцій  – при проведенні хіміотерапевтичного лікування в стаціонарних умовах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9">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пацієнтів кисневою підтримкою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A">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направлення пацієнтів для отримання спеціалізованої медичної допомоги за іншими напрямами в інші ЗОЗ або виклик спеціалістів з числа працівників надавача або за договором підряду для надання такого виду допомоги пацієнтам у разі неможливості їх транспортування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B">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направлення пацієнтів для отримання послуг з паліативної медичної допомоги або реабілітаційної допомоги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C">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пацієнтів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D">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затвердженого протоколу утилізації та знищення залишків лікарських засобів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E">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4F">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0">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1">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sdt>
        <w:sdtPr>
          <w:id w:val="-807830479"/>
          <w:tag w:val="goog_rdk_236"/>
        </w:sdtPr>
        <w:sdtContent>
          <w:commentRangeStart w:id="5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53"/>
      <w:r w:rsidDel="00000000" w:rsidR="00000000" w:rsidRPr="00000000">
        <w:commentReference w:id="53"/>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2">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3">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4">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5">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розміщення та щотижневого оновлення на інформаційних стендах та персональному інформаційному web-сайті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інформації щодо наявних залишків лікарських засобів, що закуповуються за бюджетні кошти чи кошти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а також отриманих як благодійна чи гуманітарна допомога </w:t>
      </w:r>
      <w:sdt>
        <w:sdtPr>
          <w:id w:val="-715221385"/>
          <w:tag w:val="goog_rdk_237"/>
        </w:sdtPr>
        <w:sdtContent>
          <w:commentRangeStart w:id="54"/>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54"/>
      <w:r w:rsidDel="00000000" w:rsidR="00000000" w:rsidRPr="00000000">
        <w:commentReference w:id="54"/>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6">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7">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Обов’язкове інформування ЗОЗ усіх форм власності регіонального канцер-реєстру (за місцем реєстрації хворого) про пацієнтів відповідно до форм первинної облікової документації № 090/о «Повідомлення про хворого з уперше в житті встановленим діагнозом раку або іншого злоякісного новоутворення» та № 027/о «Виписка із медичної карти амбулаторного (стаціонарного) хворого» після кожного етапу лікування </w:t>
      </w:r>
      <w:sdt>
        <w:sdtPr>
          <w:id w:val="1677460029"/>
          <w:tag w:val="goog_rdk_238"/>
        </w:sdtPr>
        <w:sdtContent>
          <w:commentRangeStart w:id="55"/>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commentRangeEnd w:id="55"/>
      <w:r w:rsidDel="00000000" w:rsidR="00000000" w:rsidRPr="00000000">
        <w:commentReference w:id="55"/>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8">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9">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A">
      <w:pPr>
        <w:numPr>
          <w:ilvl w:val="0"/>
          <w:numId w:val="1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B">
      <w:pPr>
        <w:keepLines w:val="1"/>
        <w:numPr>
          <w:ilvl w:val="0"/>
          <w:numId w:val="1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D">
      <w:pPr>
        <w:shd w:fill="ffffff" w:val="clear"/>
        <w:spacing w:after="0" w:line="276" w:lineRule="auto"/>
        <w:ind w:lef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E">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5F">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відділу інфекційного контролю у закладі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0">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лабораторії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1">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затвердженого персонального складу постійно діючої мультидисциплінарної групи спеціалістів (консиліуму), до складу якого входять: щонайменше один лікар-онколог, лікар-хіруг-онколог та/або лікар-нейрохірург, </w:t>
      </w:r>
      <w:r w:rsidDel="00000000" w:rsidR="00000000" w:rsidRPr="00000000">
        <w:rPr>
          <w:rFonts w:ascii="Times New Roman" w:cs="Times New Roman" w:eastAsia="Times New Roman" w:hAnsi="Times New Roman"/>
          <w:sz w:val="24"/>
          <w:szCs w:val="24"/>
          <w:rtl w:val="0"/>
        </w:rPr>
        <w:t xml:space="preserve">лікар з радіаційної онкології</w:t>
      </w:r>
      <w:r w:rsidDel="00000000" w:rsidR="00000000" w:rsidRPr="00000000">
        <w:rPr>
          <w:rFonts w:ascii="Times New Roman" w:cs="Times New Roman" w:eastAsia="Times New Roman" w:hAnsi="Times New Roman"/>
          <w:color w:val="000000"/>
          <w:sz w:val="24"/>
          <w:szCs w:val="24"/>
          <w:rtl w:val="0"/>
        </w:rPr>
        <w:t xml:space="preserve"> та/або лікар-радіолог, лікар-патологоанатом (за необхідності), та залучення до консультації лікаря-уролога або лікаря-гінеколога-онколога у разі потреби надання інформації пацієнтам про збереження їх репродуктивного здоров’я. Залучення інших спеціалістів до консиліуму залежно від потреб пацієнтів. У випадку лікування дітей залучення до складу групи спеціалістів (консиліуму) відповідних спеціалістів дитячого профілю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2">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консультування, надання медичної допомоги пацієнту/пацієнтці під час клінічного та морфологічного підтвердження діагнозу злоякісного новоутворення або його рецидиву перед початком хіміотерапевтичного лікування в стаціонарних умовах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3">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мультидисциплінарного підходу при виборі ефективної тактики лікування злоякісного новоутворення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4">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молекулярно-генетичних, бактеріологічних досліджень, досліджень на онкологічні маркери в ЗОЗ або на умовах оренди, або договору підряду, або на та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5">
      <w:pPr>
        <w:keepNext w:val="1"/>
        <w:keepLines w:val="1"/>
        <w:numPr>
          <w:ilvl w:val="0"/>
          <w:numId w:val="1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біопсійного та іншого біологічного матеріалу, зокрема термінового інтраопераційного біопсійного матеріалу, у ЗОЗ або забезпечення транспортування біологічного матеріалу (з дотриманням встановлених правил та норм для його транспортування) в лабораторію іншого ЗОЗ, який має у своєму складі патологоанатомічне відділення/лабораторію, або патологоанатомічного бюро/центру, для проведення патогістологічного та імуногістохімічного/імуноцитохімічного/цитологічного/молекулярно-генетичного дослідження (за потребою),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6">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інструментальних методів дослідження (магнітно-резонансна томографія, комп’ютерна томографія, ендоскопічні дослідження, сцинтиграфія, інші обстеження відповідно до галузевих стандартів у сфері охорони здоров’я) у ЗОЗ або на умовах оренди, або договору підряду, або на та інших умов</w:t>
      </w:r>
      <w:r w:rsidDel="00000000" w:rsidR="00000000" w:rsidRPr="00000000">
        <w:rPr>
          <w:rFonts w:ascii="Times New Roman" w:cs="Times New Roman" w:eastAsia="Times New Roman" w:hAnsi="Times New Roman"/>
          <w:sz w:val="24"/>
          <w:szCs w:val="24"/>
          <w:rtl w:val="0"/>
        </w:rPr>
        <w:t xml:space="preserve">ах</w:t>
      </w:r>
      <w:r w:rsidDel="00000000" w:rsidR="00000000" w:rsidRPr="00000000">
        <w:rPr>
          <w:rFonts w:ascii="Times New Roman" w:cs="Times New Roman" w:eastAsia="Times New Roman" w:hAnsi="Times New Roman"/>
          <w:color w:val="000000"/>
          <w:sz w:val="24"/>
          <w:szCs w:val="24"/>
          <w:rtl w:val="0"/>
        </w:rPr>
        <w:t xml:space="preserve"> користування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7">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лікарського спостереження та медсестринського догляду за пацієнт</w:t>
      </w:r>
      <w:r w:rsidDel="00000000" w:rsidR="00000000" w:rsidRPr="00000000">
        <w:rPr>
          <w:rFonts w:ascii="Times New Roman" w:cs="Times New Roman" w:eastAsia="Times New Roman" w:hAnsi="Times New Roman"/>
          <w:sz w:val="24"/>
          <w:szCs w:val="24"/>
          <w:rtl w:val="0"/>
        </w:rPr>
        <w:t xml:space="preserve">ами</w:t>
      </w:r>
      <w:r w:rsidDel="00000000" w:rsidR="00000000" w:rsidRPr="00000000">
        <w:rPr>
          <w:rFonts w:ascii="Times New Roman" w:cs="Times New Roman" w:eastAsia="Times New Roman" w:hAnsi="Times New Roman"/>
          <w:color w:val="000000"/>
          <w:sz w:val="24"/>
          <w:szCs w:val="24"/>
          <w:rtl w:val="0"/>
        </w:rPr>
        <w:t xml:space="preserve"> під час обстеження та лікування в стаціонарних умовах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8">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моніторингу вітальних функцій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9">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постановки всіх видів центрального венозного доступу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зокрема тунельованих ліній та порт-систем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A">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анестезіологічних втручань під час виконання всіх інвазивних діагностичних та лікувальних процедур, які цього вимагають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B">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організації одночасного проведення хіміотерапевтичного лікування та курсу радіологічного лікування пацієнту/пацієнтці з клінічно та морфологічно підтвердженим діагнозом злоякісного новоутворення у разі потреби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C">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надання медичної допомоги засобами телемеди</w:t>
      </w:r>
      <w:r w:rsidDel="00000000" w:rsidR="00000000" w:rsidRPr="00000000">
        <w:rPr>
          <w:rFonts w:ascii="Times New Roman" w:cs="Times New Roman" w:eastAsia="Times New Roman" w:hAnsi="Times New Roman"/>
          <w:sz w:val="24"/>
          <w:szCs w:val="24"/>
          <w:rtl w:val="0"/>
        </w:rPr>
        <w:t xml:space="preserve">цини</w:t>
      </w:r>
      <w:r w:rsidDel="00000000" w:rsidR="00000000" w:rsidRPr="00000000">
        <w:rPr>
          <w:rFonts w:ascii="Times New Roman" w:cs="Times New Roman" w:eastAsia="Times New Roman" w:hAnsi="Times New Roman"/>
          <w:color w:val="000000"/>
          <w:sz w:val="24"/>
          <w:szCs w:val="24"/>
          <w:rtl w:val="0"/>
        </w:rPr>
        <w:t xml:space="preserve">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разом з обстеженням та із застосуванням інших методів, що не суперечать законодавству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D">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пацієнтів необхідною трансфузійною підтримкою у цілодобовому режимі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E">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інформування пацієнтів щодо можливостей лікування, залучення до ухвалення рішень щодо їхнього здоров'я, узгодження з пацієнтами плану лікування відповідно до їхніх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6F">
      <w:pPr>
        <w:spacing w:after="0" w:line="276"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0">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1">
      <w:pPr>
        <w:numPr>
          <w:ilvl w:val="0"/>
          <w:numId w:val="19"/>
        </w:numPr>
        <w:pBdr>
          <w:top w:space="0" w:sz="0" w:val="nil"/>
          <w:left w:space="0" w:sz="0" w:val="nil"/>
          <w:bottom w:space="0" w:sz="0" w:val="nil"/>
          <w:right w:space="0" w:sz="0" w:val="nil"/>
          <w:between w:space="0" w:sz="0" w:val="nil"/>
        </w:pBdr>
        <w:spacing w:after="0" w:before="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2">
      <w:pPr>
        <w:spacing w:after="0" w:line="276" w:lineRule="auto"/>
        <w:ind w:left="5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Лікар-онколог – щонайменше 2 особи, які працюють за основним місцем роботи в цьому ЗОЗ. Для закладів, що надають медичну допомогу дітям: лікар-онколог дитячий та/або лікар-гематолог-онколог дитячий – щонайменше 2 особи із зазначеного переліку, 1 з яких за основним місцем роботи в цьому ЗОЗ, та 1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3">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706210261"/>
          <w:tag w:val="goog_rdk_239"/>
        </w:sdtPr>
        <w:sdtContent>
          <w:ins w:author="Julia" w:id="117" w:date="2026-05-18T11:52:57Z">
            <w:r w:rsidDel="00000000" w:rsidR="00000000" w:rsidRPr="00000000">
              <w:rPr>
                <w:rFonts w:ascii="Times New Roman" w:cs="Times New Roman" w:eastAsia="Times New Roman" w:hAnsi="Times New Roman"/>
                <w:sz w:val="24"/>
                <w:szCs w:val="24"/>
                <w:rtl w:val="0"/>
              </w:rPr>
              <w:t xml:space="preserve">/ </w:t>
            </w:r>
          </w:ins>
        </w:sdtContent>
      </w:sdt>
      <w:sdt>
        <w:sdtPr>
          <w:id w:val="130024619"/>
          <w:tag w:val="goog_rdk_240"/>
        </w:sdtPr>
        <w:sdtContent>
          <w:del w:author="Julia" w:id="117" w:date="2026-05-18T11:52:5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030340216"/>
          <w:tag w:val="goog_rdk_241"/>
        </w:sdtPr>
        <w:sdtContent>
          <w:del w:author="Julia" w:id="118" w:date="2026-05-18T11:53: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5 осіб, які працюють за основним місцем роботи в цьому ЗОЗ, 3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5">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та/або лікар-анестезіолог дитячий – щонайменше 2 особи, 1 з яких за основним місцем роботи в цьому ЗОЗ, та 1 або за основним місцем роботи в цьому ЗОЗ, або за сумісництвом. У випадку лікування дітей у ЗОЗ для дорослих: лікар-анестезіолог дитячий – щонайменше 2 особи,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6">
      <w:pPr>
        <w:spacing w:after="0" w:line="276" w:lineRule="auto"/>
        <w:ind w:left="7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highlight w:val="white"/>
          <w:rtl w:val="0"/>
        </w:rPr>
        <w:t xml:space="preserve">Лікар-психолог та/або лікар-психотерапевт, та/або клінічний психолог, та/або психолог  та/або психотерапевт – щонайменше 2 особи із зазначеного переліку, 1 з</w:t>
      </w:r>
      <w:r w:rsidDel="00000000" w:rsidR="00000000" w:rsidRPr="00000000">
        <w:rPr>
          <w:rFonts w:ascii="Times New Roman" w:cs="Times New Roman" w:eastAsia="Times New Roman" w:hAnsi="Times New Roman"/>
          <w:sz w:val="24"/>
          <w:szCs w:val="24"/>
          <w:rtl w:val="0"/>
        </w:rPr>
        <w:t xml:space="preserve"> яких за основним місцем роботи в цьому ЗОЗ, та 1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7">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 з ультразвукової діагностики – щонайменше 2 особи,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8">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Фельдшер-лаборант та/або цитоморфолог, та/або лаборант клініко-діагностичної лабораторії, та/або лаборант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9">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Рентгенолаборант – щонайменше 1 особа, яка працює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C">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D">
      <w:pPr>
        <w:spacing w:after="0" w:line="276"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Лікар-онколог – щонайменше 2 особи додатково до основних вимог, які працюють за основним місцем роботи в цьому ЗОЗ. Для закладів, що надають медичну допомогу дітям: лікар-онколог дитячий та/або лікар-гематолог-онколог дитячий - щонайменше 2 особи додатково до основних вимог, які працюють за основним місцем роботи в цьому закладі.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E">
      <w:pPr>
        <w:spacing w:after="0" w:line="276"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821623259"/>
          <w:tag w:val="goog_rdk_242"/>
        </w:sdtPr>
        <w:sdtContent>
          <w:ins w:author="Julia" w:id="119" w:date="2026-05-18T11:53:33Z">
            <w:r w:rsidDel="00000000" w:rsidR="00000000" w:rsidRPr="00000000">
              <w:rPr>
                <w:rFonts w:ascii="Times New Roman" w:cs="Times New Roman" w:eastAsia="Times New Roman" w:hAnsi="Times New Roman"/>
                <w:sz w:val="24"/>
                <w:szCs w:val="24"/>
                <w:rtl w:val="0"/>
              </w:rPr>
              <w:t xml:space="preserve">/ </w:t>
            </w:r>
          </w:ins>
        </w:sdtContent>
      </w:sdt>
      <w:sdt>
        <w:sdtPr>
          <w:id w:val="-1627042209"/>
          <w:tag w:val="goog_rdk_243"/>
        </w:sdtPr>
        <w:sdtContent>
          <w:del w:author="Julia" w:id="119" w:date="2026-05-18T11:53:3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36420990"/>
          <w:tag w:val="goog_rdk_244"/>
        </w:sdtPr>
        <w:sdtContent>
          <w:del w:author="Julia" w:id="120" w:date="2026-05-18T11:53:3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2 особи додатково до основних вимог, які працюють за основним місцем роботи в цьому ЗОЗ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7F">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1">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та/або лікар-анестезіолог дитячий – щонайменше 2 особи додатково до основних вимог, 1 з яких за основним місцем роботи в цьому ЗОЗ, та 1 або за основним місцем роботи в цьому ЗОЗ, або за сумісництвом. У випадку лікування дітей у ЗОЗ для дорослих: лікар-анестезіолог дитячий – щонайменше 1 особа додатково до основних вимог,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2">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Лікар-хірург-онколог та/або лікар-нейрохірург, та/або лікар-гінеколог-онколог - щонайменше 1 особа із зазначеного переліку, яка працює за основним місцем роботи в цьому ЗОЗ. Для закладів, що надають медичну допомогу дітям: лікар-хірург дитячий та/або лікар-нейрохірург дитячий – щонайменше 1 особа із зазначеного переліку, яка працює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3">
      <w:pPr>
        <w:spacing w:after="0" w:line="276" w:lineRule="auto"/>
        <w:ind w:left="5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 Лікар-ендоскопіст - щонайменше 1 особа, яка працює за основним місцем роботи в цьому ЗОЗ.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4">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 з радіаційної онкології та/або лікар-радіолог, та/або лікар з ядерної медицини, та/або лікар-рентгенолог – щонайменше 1 особа,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5">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Лікар-лаборант та/або лікар-лаборант з клінічної біохімії та/або біохімік – щонайменше 2 особи із зазначеного переліку, які працюють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6">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8">
      <w:pPr>
        <w:spacing w:after="0" w:line="276" w:lineRule="auto"/>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9">
      <w:pPr>
        <w:spacing w:after="0" w:line="276" w:lineRule="auto"/>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A">
      <w:pPr>
        <w:spacing w:after="0" w:line="276" w:lineRule="auto"/>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рентгенівська діагностична;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B">
      <w:pPr>
        <w:spacing w:after="0" w:line="276" w:lineRule="auto"/>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система ультразвукової візуалізації, зокрема на основі ефекту Доплера;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C">
      <w:pPr>
        <w:spacing w:after="0" w:line="276" w:lineRule="auto"/>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D">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За місцем надання медичних послуг (відділення інтенсивної терапії/палата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E">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8F">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0">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апарат штучної вентиляції легенів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1">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електрокардіограф багатоканальний;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2">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3">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система моніторингу фізіологічних показників одного пацієнта (неінвазивний АТ, ЧСС, ЕКГ, SpO2, t та ін.)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4">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5">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автоматичний дозатор лікувальних речовин – щонайменше 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6">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7">
      <w:pPr>
        <w:spacing w:after="0" w:before="24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3.     </w:t>
        <w:tab/>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8">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9">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централізована та/або змішана та/або децентралізована система киснезабезпечення з наявністю кисневих вихідних точок (розеток) у 20% ліжок відділення (місця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A">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витяжна шафа для розведення цитостатичних препаратів та/або ламінарна камера з каналом вентиляції із забезпеченням ефективного і безпечного видалення шкідливих випарів лікарських препаратів з виробничих приміщень.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B">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C">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пульсоксиметр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D">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насос інфузійний роликовий – щонайменше 5;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E">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автоматичний дозатор лікувальних речовин – щонайменше 15 одноканальних/10 двоканальних;;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9F">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глюкометр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0">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тонометр та/або тонометр педіатричний з манжетками для дітей різного віку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1">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2">
      <w:pP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3">
      <w:pPr>
        <w:spacing w:after="0" w:line="276" w:lineRule="auto"/>
        <w:ind w:left="10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5">
      <w:pPr>
        <w:spacing w:after="0" w:line="276"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6">
      <w:pPr>
        <w:spacing w:after="0" w:line="276"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A">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рентгенівської комп'ютерної томографії,зокрема для проведення досліджень із внутрішньовенним контрастуванням,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B">
      <w:pP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магнітно-резонансної томографії, зокрема для проведення досліджень з внутрішньовенним контрастуванням, (у  ЗОЗ, або на умовах оренди, або договору підряду, 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C">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D">
      <w:pP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 та/або онкогінекологія, та/або онкоотоларингологія, та/або онкохірургія.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E">
      <w:pP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AF">
      <w:pP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вимог наказу Міністерства охорони здоров’я України «Про систему онкологічної допомоги населенню України» від 01 жовтня 2013 р. № 845, зареєстрованого в Міністерстві юстиції України 16 січня 2014 р. за № 77/24854, щодо державної системи реєстрації випадків раку.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0">
      <w:pPr>
        <w:spacing w:after="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1">
      <w:pP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2">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3">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4">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5">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6">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